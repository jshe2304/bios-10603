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5031D0" w14:textId="75F97FA6" w:rsidR="009E7EA7" w:rsidRDefault="00161A38" w:rsidP="00EA4722">
      <w:pPr>
        <w:pStyle w:val="BodyA"/>
        <w:jc w:val="center"/>
        <w:rPr>
          <w:rFonts w:ascii="Garamond" w:hAnsi="Garamond"/>
          <w:b/>
          <w:bCs/>
          <w:color w:val="660066"/>
          <w:sz w:val="28"/>
          <w:szCs w:val="28"/>
          <w:u w:color="660066"/>
        </w:rPr>
      </w:pPr>
      <w:r w:rsidRPr="00E947F2">
        <w:rPr>
          <w:rFonts w:ascii="Garamond" w:hAnsi="Garamond"/>
          <w:b/>
          <w:bCs/>
          <w:color w:val="660066"/>
          <w:sz w:val="28"/>
          <w:szCs w:val="28"/>
          <w:u w:color="660066"/>
        </w:rPr>
        <w:t>BIOS 10603 Lab 7</w:t>
      </w:r>
    </w:p>
    <w:p w14:paraId="7FA309CC" w14:textId="16AC3068" w:rsidR="00092DCC" w:rsidRPr="00E947F2" w:rsidRDefault="00092DCC" w:rsidP="00EA4722">
      <w:pPr>
        <w:pStyle w:val="BodyA"/>
        <w:jc w:val="center"/>
        <w:rPr>
          <w:rFonts w:ascii="Garamond" w:hAnsi="Garamond"/>
          <w:b/>
          <w:bCs/>
          <w:color w:val="660066"/>
          <w:sz w:val="28"/>
          <w:szCs w:val="28"/>
          <w:u w:color="660066"/>
        </w:rPr>
      </w:pPr>
      <w:r>
        <w:rPr>
          <w:rFonts w:ascii="Garamond" w:hAnsi="Garamond"/>
          <w:b/>
          <w:bCs/>
          <w:color w:val="660066"/>
          <w:sz w:val="28"/>
          <w:szCs w:val="28"/>
          <w:u w:color="660066"/>
        </w:rPr>
        <w:t>Timeline Trajectory Analysis and Additional Protein Analysis</w:t>
      </w:r>
    </w:p>
    <w:p w14:paraId="5893A8AB" w14:textId="05473F90" w:rsidR="009E7EA7" w:rsidRDefault="00161A38" w:rsidP="00EA4722">
      <w:pPr>
        <w:pStyle w:val="BodyA"/>
        <w:rPr>
          <w:rFonts w:ascii="Garamond" w:hAnsi="Garamond"/>
          <w:b/>
          <w:bCs/>
          <w:color w:val="660066"/>
          <w:u w:color="660066"/>
        </w:rPr>
      </w:pPr>
      <w:r w:rsidRPr="00677B3F">
        <w:rPr>
          <w:rFonts w:ascii="Garamond" w:hAnsi="Garamond"/>
          <w:b/>
          <w:bCs/>
          <w:color w:val="660066"/>
          <w:u w:color="660066"/>
        </w:rPr>
        <w:t>Name:</w:t>
      </w:r>
    </w:p>
    <w:p w14:paraId="195E1CA1" w14:textId="77777777" w:rsidR="00092DCC" w:rsidRDefault="00092DCC" w:rsidP="00EA4722">
      <w:pPr>
        <w:pStyle w:val="BodyA"/>
        <w:rPr>
          <w:rFonts w:ascii="Garamond" w:eastAsia="Garamond" w:hAnsi="Garamond" w:cs="Garamond"/>
          <w:b/>
          <w:bCs/>
          <w:color w:val="660066"/>
          <w:u w:color="660066"/>
        </w:rPr>
      </w:pPr>
    </w:p>
    <w:p w14:paraId="67A03F05" w14:textId="2A4D1980" w:rsidR="003500D8" w:rsidRPr="009E517F" w:rsidRDefault="003500D8" w:rsidP="00EA4722">
      <w:pPr>
        <w:pStyle w:val="Lab-Purple"/>
        <w:jc w:val="left"/>
        <w:rPr>
          <w:rFonts w:ascii="Garamond" w:hAnsi="Garamond"/>
          <w:b w:val="0"/>
          <w:color w:val="000000" w:themeColor="text1"/>
          <w:sz w:val="24"/>
          <w:szCs w:val="24"/>
        </w:rPr>
      </w:pPr>
      <w:r w:rsidRPr="009E517F">
        <w:rPr>
          <w:rFonts w:ascii="Garamond" w:hAnsi="Garamond"/>
          <w:color w:val="000000" w:themeColor="text1"/>
          <w:sz w:val="24"/>
          <w:szCs w:val="24"/>
        </w:rPr>
        <w:t>Please insert all answers and figures into this Word document, and then save the completed lab as “Lastname_Lab</w:t>
      </w:r>
      <w:r w:rsidR="00AD5A59">
        <w:rPr>
          <w:rFonts w:ascii="Garamond" w:hAnsi="Garamond"/>
          <w:color w:val="000000" w:themeColor="text1"/>
          <w:sz w:val="24"/>
          <w:szCs w:val="24"/>
        </w:rPr>
        <w:t>7</w:t>
      </w:r>
      <w:r w:rsidRPr="009E517F">
        <w:rPr>
          <w:rFonts w:ascii="Garamond" w:hAnsi="Garamond"/>
          <w:color w:val="000000" w:themeColor="text1"/>
          <w:sz w:val="24"/>
          <w:szCs w:val="24"/>
        </w:rPr>
        <w:t xml:space="preserve">.docx”. </w:t>
      </w:r>
      <w:r w:rsidRPr="009E517F">
        <w:rPr>
          <w:rStyle w:val="Lab-GreenChar"/>
          <w:color w:val="000000" w:themeColor="text1"/>
        </w:rPr>
        <w:t>When you have completed the</w:t>
      </w:r>
      <w:r w:rsidRPr="009E517F">
        <w:rPr>
          <w:rFonts w:ascii="Garamond" w:hAnsi="Garamond"/>
          <w:color w:val="000000" w:themeColor="text1"/>
          <w:sz w:val="24"/>
          <w:szCs w:val="24"/>
        </w:rPr>
        <w:t xml:space="preserve"> lab, submit it as an attachment to the Lab-</w:t>
      </w:r>
      <w:r w:rsidR="00AD5A59">
        <w:rPr>
          <w:rFonts w:ascii="Garamond" w:hAnsi="Garamond"/>
          <w:color w:val="000000" w:themeColor="text1"/>
          <w:sz w:val="24"/>
          <w:szCs w:val="24"/>
        </w:rPr>
        <w:t>7</w:t>
      </w:r>
      <w:r w:rsidRPr="009E517F">
        <w:rPr>
          <w:rFonts w:ascii="Garamond" w:hAnsi="Garamond"/>
          <w:color w:val="000000" w:themeColor="text1"/>
          <w:sz w:val="24"/>
          <w:szCs w:val="24"/>
        </w:rPr>
        <w:t xml:space="preserve"> assignment link on Canvas. The report is due by midnight the day after your lab period.</w:t>
      </w:r>
    </w:p>
    <w:p w14:paraId="099E8ABF" w14:textId="77777777" w:rsidR="003500D8" w:rsidRPr="005C0D32" w:rsidRDefault="003500D8" w:rsidP="00EA4722">
      <w:pPr>
        <w:pStyle w:val="BodyA"/>
        <w:rPr>
          <w:rFonts w:ascii="Garamond" w:eastAsia="Garamond" w:hAnsi="Garamond" w:cs="Garamond"/>
          <w:b/>
          <w:bCs/>
          <w:color w:val="7030A0"/>
        </w:rPr>
      </w:pPr>
    </w:p>
    <w:p w14:paraId="01D592D4" w14:textId="321E36E7" w:rsidR="003500D8" w:rsidRPr="00C04420" w:rsidRDefault="003500D8" w:rsidP="00EA4722">
      <w:pPr>
        <w:pStyle w:val="BodyA"/>
        <w:rPr>
          <w:rFonts w:ascii="Garamond" w:eastAsia="Garamond" w:hAnsi="Garamond" w:cs="Garamond"/>
          <w:b/>
          <w:bCs/>
          <w:color w:val="7030A0"/>
          <w:u w:color="660066"/>
        </w:rPr>
      </w:pPr>
      <w:r w:rsidRPr="00C04420">
        <w:rPr>
          <w:rFonts w:ascii="Garamond" w:hAnsi="Garamond"/>
          <w:b/>
          <w:bCs/>
          <w:color w:val="7030A0"/>
        </w:rPr>
        <w:t xml:space="preserve">Objectives: </w:t>
      </w:r>
      <w:r w:rsidRPr="00C04420">
        <w:rPr>
          <w:rFonts w:ascii="Garamond" w:hAnsi="Garamond"/>
          <w:b/>
          <w:bCs/>
          <w:color w:val="7030A0"/>
          <w:u w:color="660066"/>
        </w:rPr>
        <w:t xml:space="preserve">Learn how to use the VMD "Timeline" </w:t>
      </w:r>
      <w:r w:rsidR="00D102D2" w:rsidRPr="00C04420">
        <w:rPr>
          <w:rFonts w:ascii="Garamond" w:hAnsi="Garamond"/>
          <w:b/>
          <w:bCs/>
          <w:color w:val="7030A0"/>
          <w:u w:color="660066"/>
        </w:rPr>
        <w:t xml:space="preserve">tool </w:t>
      </w:r>
      <w:r w:rsidRPr="00C04420">
        <w:rPr>
          <w:rFonts w:ascii="Garamond" w:hAnsi="Garamond"/>
          <w:b/>
          <w:bCs/>
          <w:color w:val="7030A0"/>
          <w:u w:color="660066"/>
        </w:rPr>
        <w:t>for simulation analysis</w:t>
      </w:r>
      <w:r w:rsidR="00D102D2" w:rsidRPr="00C04420">
        <w:rPr>
          <w:rFonts w:ascii="Garamond" w:hAnsi="Garamond"/>
          <w:b/>
          <w:bCs/>
          <w:color w:val="7030A0"/>
          <w:u w:color="660066"/>
        </w:rPr>
        <w:t>.</w:t>
      </w:r>
    </w:p>
    <w:p w14:paraId="2A5A383A" w14:textId="1CA2AF34" w:rsidR="003500D8" w:rsidRPr="004E1105" w:rsidRDefault="003500D8" w:rsidP="00EA4722">
      <w:pPr>
        <w:pStyle w:val="BodyA"/>
        <w:rPr>
          <w:rFonts w:ascii="Garamond" w:hAnsi="Garamond"/>
          <w:color w:val="0432FF"/>
          <w:u w:color="7030A0"/>
        </w:rPr>
      </w:pPr>
    </w:p>
    <w:p w14:paraId="622BD100" w14:textId="27C6EB70" w:rsidR="003500D8" w:rsidRPr="00C04420" w:rsidRDefault="003500D8" w:rsidP="00EA4722">
      <w:pPr>
        <w:pStyle w:val="Body"/>
        <w:spacing w:after="0" w:line="240" w:lineRule="auto"/>
        <w:rPr>
          <w:rFonts w:ascii="Garamond" w:eastAsia="Garamond" w:hAnsi="Garamond" w:cs="Garamond"/>
          <w:b/>
          <w:bCs/>
          <w:color w:val="0432FF"/>
          <w:sz w:val="24"/>
          <w:szCs w:val="24"/>
          <w:u w:color="7030A0"/>
        </w:rPr>
      </w:pPr>
      <w:r w:rsidRPr="00C04420">
        <w:rPr>
          <w:rFonts w:ascii="Garamond" w:hAnsi="Garamond"/>
          <w:b/>
          <w:bCs/>
          <w:color w:val="0432FF"/>
          <w:sz w:val="24"/>
          <w:szCs w:val="24"/>
          <w:u w:color="7030A0"/>
        </w:rPr>
        <w:t>Lab 7 Sections:</w:t>
      </w:r>
    </w:p>
    <w:p w14:paraId="45FDD53A" w14:textId="4C2D13E2" w:rsidR="003500D8" w:rsidRPr="004E1105" w:rsidRDefault="00A90D49" w:rsidP="00EA4722">
      <w:pPr>
        <w:pStyle w:val="ListParagraph"/>
        <w:numPr>
          <w:ilvl w:val="0"/>
          <w:numId w:val="21"/>
        </w:numPr>
        <w:rPr>
          <w:rFonts w:ascii="Garamond" w:hAnsi="Garamond"/>
          <w:color w:val="0432FF"/>
        </w:rPr>
      </w:pPr>
      <w:r>
        <w:rPr>
          <w:rFonts w:ascii="Garamond" w:hAnsi="Garamond"/>
          <w:noProof/>
          <w:color w:val="0432FF"/>
          <w:u w:color="7030A0"/>
        </w:rPr>
        <w:t xml:space="preserve">Introduction to </w:t>
      </w:r>
      <w:r w:rsidR="00FF31B2">
        <w:rPr>
          <w:rFonts w:ascii="Garamond" w:hAnsi="Garamond"/>
          <w:noProof/>
          <w:color w:val="0432FF"/>
          <w:u w:color="7030A0"/>
        </w:rPr>
        <w:t>Timeline</w:t>
      </w:r>
    </w:p>
    <w:p w14:paraId="39C88C64" w14:textId="4FB54C50" w:rsidR="00F26D88" w:rsidRPr="00C81987" w:rsidRDefault="00217C81" w:rsidP="00EA4722">
      <w:pPr>
        <w:pStyle w:val="ListParagraph"/>
        <w:numPr>
          <w:ilvl w:val="0"/>
          <w:numId w:val="21"/>
        </w:numPr>
        <w:rPr>
          <w:rFonts w:ascii="Garamond" w:eastAsia="Garamond" w:hAnsi="Garamond" w:cs="Garamond"/>
          <w:b/>
          <w:bCs/>
          <w:color w:val="00B050"/>
          <w:u w:color="660066"/>
        </w:rPr>
      </w:pPr>
      <w:r>
        <w:rPr>
          <w:rFonts w:ascii="Garamond" w:hAnsi="Garamond"/>
          <w:color w:val="0432FF"/>
          <w:u w:color="7030A0"/>
        </w:rPr>
        <w:t>Analysis of your own protein</w:t>
      </w:r>
    </w:p>
    <w:p w14:paraId="793D6E54" w14:textId="11BBF577" w:rsidR="00C81987" w:rsidRPr="00C81987" w:rsidRDefault="00C81987" w:rsidP="00EA4722">
      <w:pPr>
        <w:pStyle w:val="BodyA"/>
        <w:numPr>
          <w:ilvl w:val="0"/>
          <w:numId w:val="21"/>
        </w:numPr>
        <w:rPr>
          <w:rFonts w:ascii="Garamond" w:eastAsia="Garamond" w:hAnsi="Garamond" w:cs="Garamond"/>
          <w:color w:val="0432FF"/>
          <w:u w:color="660066"/>
        </w:rPr>
      </w:pPr>
      <w:r w:rsidRPr="004E1105">
        <w:rPr>
          <w:rFonts w:ascii="Garamond" w:hAnsi="Garamond"/>
          <w:color w:val="0432FF"/>
          <w:u w:color="660066"/>
        </w:rPr>
        <w:t xml:space="preserve">Further </w:t>
      </w:r>
      <w:r>
        <w:rPr>
          <w:rFonts w:ascii="Garamond" w:hAnsi="Garamond"/>
          <w:color w:val="0432FF"/>
          <w:u w:color="660066"/>
        </w:rPr>
        <w:t>a</w:t>
      </w:r>
      <w:r w:rsidRPr="004E1105">
        <w:rPr>
          <w:rFonts w:ascii="Garamond" w:hAnsi="Garamond"/>
          <w:color w:val="0432FF"/>
          <w:u w:color="660066"/>
        </w:rPr>
        <w:t xml:space="preserve">nalysis </w:t>
      </w:r>
      <w:r>
        <w:rPr>
          <w:rFonts w:ascii="Garamond" w:hAnsi="Garamond"/>
          <w:color w:val="0432FF"/>
          <w:u w:color="660066"/>
        </w:rPr>
        <w:t>using</w:t>
      </w:r>
      <w:r w:rsidR="00D50992">
        <w:rPr>
          <w:rFonts w:ascii="Garamond" w:hAnsi="Garamond"/>
          <w:color w:val="0432FF"/>
          <w:u w:color="660066"/>
        </w:rPr>
        <w:t xml:space="preserve"> the</w:t>
      </w:r>
      <w:r w:rsidRPr="004E1105">
        <w:rPr>
          <w:rFonts w:ascii="Garamond" w:hAnsi="Garamond"/>
          <w:color w:val="0432FF"/>
          <w:u w:color="660066"/>
        </w:rPr>
        <w:t xml:space="preserve"> </w:t>
      </w:r>
      <w:r>
        <w:rPr>
          <w:rFonts w:ascii="Garamond" w:hAnsi="Garamond"/>
          <w:color w:val="0432FF"/>
          <w:u w:color="660066"/>
        </w:rPr>
        <w:t>VMD</w:t>
      </w:r>
      <w:r w:rsidRPr="004E1105">
        <w:rPr>
          <w:rFonts w:ascii="Garamond" w:hAnsi="Garamond"/>
          <w:color w:val="0432FF"/>
          <w:u w:color="660066"/>
        </w:rPr>
        <w:t xml:space="preserve"> scripting</w:t>
      </w:r>
      <w:r>
        <w:rPr>
          <w:rFonts w:ascii="Garamond" w:hAnsi="Garamond"/>
          <w:color w:val="0432FF"/>
          <w:u w:color="660066"/>
        </w:rPr>
        <w:t xml:space="preserve"> </w:t>
      </w:r>
      <w:r w:rsidR="00EA4722">
        <w:rPr>
          <w:rFonts w:ascii="Garamond" w:hAnsi="Garamond"/>
          <w:color w:val="0432FF"/>
          <w:u w:color="660066"/>
        </w:rPr>
        <w:t>library</w:t>
      </w:r>
    </w:p>
    <w:p w14:paraId="3EF19804" w14:textId="77777777" w:rsidR="003500D8" w:rsidRDefault="003500D8" w:rsidP="00EA4722">
      <w:pPr>
        <w:pStyle w:val="BodyA"/>
        <w:rPr>
          <w:rFonts w:ascii="Garamond" w:eastAsia="Garamond" w:hAnsi="Garamond" w:cs="Garamond"/>
          <w:b/>
          <w:color w:val="7030A0"/>
          <w:u w:color="008000"/>
        </w:rPr>
      </w:pPr>
    </w:p>
    <w:p w14:paraId="5DBEB949" w14:textId="2DC1CD17" w:rsidR="00810BC2" w:rsidRPr="00911E77" w:rsidRDefault="0059405E" w:rsidP="00EA4722">
      <w:pPr>
        <w:pStyle w:val="BodyA"/>
        <w:jc w:val="center"/>
        <w:rPr>
          <w:rFonts w:ascii="Garamond" w:eastAsia="Garamond" w:hAnsi="Garamond" w:cs="Garamond"/>
          <w:b/>
          <w:color w:val="7030A0"/>
          <w:u w:color="008000"/>
        </w:rPr>
      </w:pPr>
      <w:r w:rsidRPr="00911E77">
        <w:rPr>
          <w:rFonts w:ascii="Garamond" w:eastAsia="Garamond" w:hAnsi="Garamond" w:cs="Garamond"/>
          <w:b/>
          <w:color w:val="7030A0"/>
          <w:u w:color="008000"/>
        </w:rPr>
        <w:t>Part</w:t>
      </w:r>
      <w:r w:rsidR="00DD7FB6">
        <w:rPr>
          <w:rFonts w:ascii="Garamond" w:eastAsia="Garamond" w:hAnsi="Garamond" w:cs="Garamond"/>
          <w:b/>
          <w:color w:val="7030A0"/>
          <w:u w:color="008000"/>
        </w:rPr>
        <w:t xml:space="preserve"> </w:t>
      </w:r>
      <w:r w:rsidR="003500D8">
        <w:rPr>
          <w:rFonts w:ascii="Garamond" w:eastAsia="Garamond" w:hAnsi="Garamond" w:cs="Garamond"/>
          <w:b/>
          <w:color w:val="7030A0"/>
          <w:u w:color="008000"/>
        </w:rPr>
        <w:t>1</w:t>
      </w:r>
      <w:r w:rsidR="005E4D5F" w:rsidRPr="00911E77">
        <w:rPr>
          <w:rFonts w:ascii="Garamond" w:eastAsia="Garamond" w:hAnsi="Garamond" w:cs="Garamond"/>
          <w:b/>
          <w:color w:val="7030A0"/>
          <w:u w:color="008000"/>
        </w:rPr>
        <w:t>:</w:t>
      </w:r>
      <w:r w:rsidRPr="00911E77">
        <w:rPr>
          <w:rFonts w:ascii="Garamond" w:eastAsia="Garamond" w:hAnsi="Garamond" w:cs="Garamond"/>
          <w:b/>
          <w:color w:val="7030A0"/>
          <w:u w:color="008000"/>
        </w:rPr>
        <w:t xml:space="preserve"> Timeline </w:t>
      </w:r>
      <w:r w:rsidR="003500D8">
        <w:rPr>
          <w:rFonts w:ascii="Garamond" w:eastAsia="Garamond" w:hAnsi="Garamond" w:cs="Garamond"/>
          <w:b/>
          <w:color w:val="7030A0"/>
          <w:u w:color="008000"/>
        </w:rPr>
        <w:t>i</w:t>
      </w:r>
      <w:r w:rsidRPr="00911E77">
        <w:rPr>
          <w:rFonts w:ascii="Garamond" w:eastAsia="Garamond" w:hAnsi="Garamond" w:cs="Garamond"/>
          <w:b/>
          <w:color w:val="7030A0"/>
          <w:u w:color="008000"/>
        </w:rPr>
        <w:t>ntroduction</w:t>
      </w:r>
    </w:p>
    <w:p w14:paraId="78D70101" w14:textId="0D22CAB3" w:rsidR="00810BC2" w:rsidRPr="00C04420" w:rsidRDefault="00810BC2" w:rsidP="00EA4722">
      <w:pPr>
        <w:pStyle w:val="BodyA"/>
        <w:rPr>
          <w:rFonts w:ascii="Garamond" w:hAnsi="Garamond"/>
          <w:i/>
          <w:iCs/>
          <w:color w:val="C00000"/>
          <w:lang w:val="it-IT"/>
        </w:rPr>
      </w:pPr>
      <w:r>
        <w:rPr>
          <w:rFonts w:ascii="Garamond" w:hAnsi="Garamond"/>
          <w:color w:val="000000"/>
          <w:u w:color="000000"/>
        </w:rPr>
        <w:t xml:space="preserve">Last week, you submitted your protein for </w:t>
      </w:r>
      <w:r w:rsidR="00677B3F">
        <w:rPr>
          <w:rFonts w:ascii="Garamond" w:hAnsi="Garamond"/>
          <w:color w:val="000000"/>
          <w:u w:color="000000"/>
        </w:rPr>
        <w:t>the</w:t>
      </w:r>
      <w:r w:rsidR="006B744A">
        <w:rPr>
          <w:rFonts w:ascii="Garamond" w:hAnsi="Garamond"/>
          <w:color w:val="000000"/>
          <w:u w:color="000000"/>
        </w:rPr>
        <w:t xml:space="preserve"> </w:t>
      </w:r>
      <w:r>
        <w:rPr>
          <w:rFonts w:ascii="Garamond" w:hAnsi="Garamond"/>
          <w:color w:val="000000"/>
          <w:u w:color="000000"/>
        </w:rPr>
        <w:t xml:space="preserve">production simulation, which we will analyze in this </w:t>
      </w:r>
      <w:r w:rsidR="006B744A">
        <w:rPr>
          <w:rFonts w:ascii="Garamond" w:hAnsi="Garamond"/>
          <w:color w:val="000000"/>
          <w:u w:color="000000"/>
        </w:rPr>
        <w:t>lab</w:t>
      </w:r>
      <w:r>
        <w:rPr>
          <w:rFonts w:ascii="Garamond" w:hAnsi="Garamond"/>
          <w:color w:val="000000"/>
          <w:u w:color="000000"/>
        </w:rPr>
        <w:t xml:space="preserve">.  </w:t>
      </w:r>
      <w:r w:rsidRPr="00E947F2">
        <w:rPr>
          <w:rFonts w:ascii="Garamond" w:hAnsi="Garamond"/>
          <w:color w:val="auto"/>
          <w:u w:color="FF0000"/>
        </w:rPr>
        <w:t>Remember, this is a critical stage in the process: please ensure that your simulation is free of errors at this point.</w:t>
      </w:r>
      <w:r w:rsidRPr="00E947F2">
        <w:rPr>
          <w:rFonts w:ascii="Garamond" w:hAnsi="Garamond"/>
          <w:color w:val="auto"/>
          <w:u w:color="000000"/>
        </w:rPr>
        <w:t xml:space="preserve"> As Dr. Haddadian </w:t>
      </w:r>
      <w:r w:rsidR="006B744A" w:rsidRPr="00E947F2">
        <w:rPr>
          <w:rFonts w:ascii="Garamond" w:hAnsi="Garamond"/>
          <w:color w:val="auto"/>
          <w:u w:color="000000"/>
        </w:rPr>
        <w:t>told</w:t>
      </w:r>
      <w:r w:rsidRPr="00E947F2">
        <w:rPr>
          <w:rFonts w:ascii="Garamond" w:hAnsi="Garamond"/>
          <w:color w:val="auto"/>
          <w:u w:color="000000"/>
        </w:rPr>
        <w:t xml:space="preserve"> you individually, </w:t>
      </w:r>
      <w:r w:rsidRPr="00C04420">
        <w:rPr>
          <w:rFonts w:ascii="Garamond" w:hAnsi="Garamond"/>
          <w:color w:val="C00000"/>
          <w:u w:color="000000"/>
        </w:rPr>
        <w:t>for your final project</w:t>
      </w:r>
      <w:r w:rsidR="00A90D49" w:rsidRPr="00C04420">
        <w:rPr>
          <w:rFonts w:ascii="Garamond" w:hAnsi="Garamond"/>
          <w:color w:val="C00000"/>
          <w:u w:color="000000"/>
        </w:rPr>
        <w:t>,</w:t>
      </w:r>
      <w:r w:rsidRPr="00C04420">
        <w:rPr>
          <w:rFonts w:ascii="Garamond" w:hAnsi="Garamond"/>
          <w:color w:val="C00000"/>
          <w:u w:color="000000"/>
        </w:rPr>
        <w:t xml:space="preserve"> you need to have </w:t>
      </w:r>
      <w:r w:rsidR="00DE380D" w:rsidRPr="00C04420">
        <w:rPr>
          <w:rFonts w:ascii="Garamond" w:hAnsi="Garamond"/>
          <w:color w:val="C00000"/>
          <w:u w:color="000000"/>
        </w:rPr>
        <w:t xml:space="preserve">two </w:t>
      </w:r>
      <w:r w:rsidR="00A90D49" w:rsidRPr="00C04420">
        <w:rPr>
          <w:rFonts w:ascii="Garamond" w:hAnsi="Garamond"/>
          <w:b/>
          <w:bCs/>
          <w:color w:val="C00000"/>
          <w:u w:color="000000"/>
        </w:rPr>
        <w:t>40-nanosecond</w:t>
      </w:r>
      <w:r w:rsidRPr="00C04420">
        <w:rPr>
          <w:rFonts w:ascii="Garamond" w:hAnsi="Garamond"/>
          <w:color w:val="C00000"/>
          <w:u w:color="000000"/>
        </w:rPr>
        <w:t xml:space="preserve"> simulations</w:t>
      </w:r>
      <w:r w:rsidR="00DE380D" w:rsidRPr="00C04420">
        <w:rPr>
          <w:rFonts w:ascii="Garamond" w:hAnsi="Garamond"/>
          <w:color w:val="C00000"/>
          <w:u w:color="000000"/>
        </w:rPr>
        <w:t>:</w:t>
      </w:r>
      <w:r w:rsidRPr="00C04420">
        <w:rPr>
          <w:rFonts w:ascii="Garamond" w:hAnsi="Garamond"/>
          <w:color w:val="C00000"/>
          <w:u w:color="000000"/>
        </w:rPr>
        <w:t xml:space="preserve"> </w:t>
      </w:r>
      <w:r w:rsidR="00DE380D" w:rsidRPr="00C04420">
        <w:rPr>
          <w:rFonts w:ascii="Garamond" w:hAnsi="Garamond"/>
          <w:color w:val="C00000"/>
          <w:u w:color="000000"/>
        </w:rPr>
        <w:t xml:space="preserve">one </w:t>
      </w:r>
      <w:r w:rsidRPr="00C04420">
        <w:rPr>
          <w:rFonts w:ascii="Garamond" w:hAnsi="Garamond"/>
          <w:color w:val="C00000"/>
          <w:u w:color="000000"/>
        </w:rPr>
        <w:t xml:space="preserve">for your control and </w:t>
      </w:r>
      <w:r w:rsidR="00DE380D" w:rsidRPr="00C04420">
        <w:rPr>
          <w:rFonts w:ascii="Garamond" w:hAnsi="Garamond"/>
          <w:color w:val="C00000"/>
          <w:u w:color="000000"/>
        </w:rPr>
        <w:t xml:space="preserve">one for your alternate </w:t>
      </w:r>
      <w:r w:rsidRPr="00C04420">
        <w:rPr>
          <w:rFonts w:ascii="Garamond" w:hAnsi="Garamond"/>
          <w:color w:val="C00000"/>
          <w:u w:color="000000"/>
        </w:rPr>
        <w:t>system.</w:t>
      </w:r>
    </w:p>
    <w:p w14:paraId="3DDE0665" w14:textId="77777777" w:rsidR="00FF31B2" w:rsidRPr="00677B3F" w:rsidRDefault="00FF31B2" w:rsidP="00EA4722">
      <w:pPr>
        <w:pStyle w:val="BodyA"/>
        <w:rPr>
          <w:rFonts w:ascii="Garamond" w:hAnsi="Garamond"/>
          <w:color w:val="000000"/>
          <w:u w:color="000000"/>
          <w:lang w:val="it-IT"/>
        </w:rPr>
      </w:pPr>
    </w:p>
    <w:p w14:paraId="6B4E7B3F" w14:textId="0EF46A75" w:rsidR="004F077C" w:rsidRDefault="00161A38" w:rsidP="00EA4722">
      <w:pPr>
        <w:pStyle w:val="BodyA"/>
        <w:rPr>
          <w:rFonts w:ascii="Garamond" w:hAnsi="Garamond"/>
          <w:color w:val="000000"/>
          <w:u w:color="000000"/>
        </w:rPr>
      </w:pPr>
      <w:r>
        <w:rPr>
          <w:rFonts w:ascii="Garamond" w:hAnsi="Garamond"/>
          <w:color w:val="000000"/>
          <w:u w:color="000000"/>
        </w:rPr>
        <w:t>In this lab, we are going to use VMD’s “</w:t>
      </w:r>
      <w:r>
        <w:rPr>
          <w:rFonts w:ascii="Garamond" w:hAnsi="Garamond"/>
          <w:color w:val="000000"/>
          <w:u w:color="000000"/>
          <w:lang w:val="da-DK"/>
        </w:rPr>
        <w:t>Timeline</w:t>
      </w:r>
      <w:r>
        <w:rPr>
          <w:rFonts w:ascii="Garamond" w:hAnsi="Garamond"/>
          <w:color w:val="000000"/>
          <w:u w:color="000000"/>
        </w:rPr>
        <w:t>” tool to analyze your protein’s trajectory. Timeline is a very useful tool that displays and analyzes how different aspects of</w:t>
      </w:r>
      <w:r w:rsidR="0084621D">
        <w:rPr>
          <w:rFonts w:ascii="Garamond" w:hAnsi="Garamond"/>
          <w:color w:val="000000"/>
          <w:u w:color="000000"/>
        </w:rPr>
        <w:t xml:space="preserve"> the change of</w:t>
      </w:r>
      <w:r>
        <w:rPr>
          <w:rFonts w:ascii="Garamond" w:hAnsi="Garamond"/>
          <w:color w:val="000000"/>
          <w:u w:color="000000"/>
        </w:rPr>
        <w:t xml:space="preserve"> a protein’s </w:t>
      </w:r>
      <w:r w:rsidR="00D102D2">
        <w:rPr>
          <w:rFonts w:ascii="Garamond" w:hAnsi="Garamond"/>
          <w:color w:val="000000"/>
          <w:u w:color="000000"/>
        </w:rPr>
        <w:t xml:space="preserve">secondary </w:t>
      </w:r>
      <w:r w:rsidR="0084621D">
        <w:rPr>
          <w:rFonts w:ascii="Garamond" w:hAnsi="Garamond"/>
          <w:color w:val="000000"/>
          <w:u w:color="000000"/>
        </w:rPr>
        <w:t>structure</w:t>
      </w:r>
      <w:r>
        <w:rPr>
          <w:rFonts w:ascii="Garamond" w:hAnsi="Garamond"/>
          <w:color w:val="000000"/>
          <w:u w:color="000000"/>
        </w:rPr>
        <w:t xml:space="preserve"> throughout a </w:t>
      </w:r>
      <w:r w:rsidR="00414F35">
        <w:rPr>
          <w:rFonts w:ascii="Garamond" w:hAnsi="Garamond"/>
          <w:color w:val="000000"/>
          <w:u w:color="000000"/>
        </w:rPr>
        <w:t>M</w:t>
      </w:r>
      <w:r>
        <w:rPr>
          <w:rFonts w:ascii="Garamond" w:hAnsi="Garamond"/>
          <w:color w:val="000000"/>
          <w:u w:color="000000"/>
        </w:rPr>
        <w:t xml:space="preserve">olecular </w:t>
      </w:r>
      <w:r w:rsidR="00414F35">
        <w:rPr>
          <w:rFonts w:ascii="Garamond" w:hAnsi="Garamond"/>
          <w:color w:val="000000"/>
          <w:u w:color="000000"/>
        </w:rPr>
        <w:t>D</w:t>
      </w:r>
      <w:r>
        <w:rPr>
          <w:rFonts w:ascii="Garamond" w:hAnsi="Garamond"/>
          <w:color w:val="000000"/>
          <w:u w:color="000000"/>
        </w:rPr>
        <w:t>ynamics trajectory.</w:t>
      </w:r>
    </w:p>
    <w:p w14:paraId="3CDB11B4" w14:textId="162EBEF8" w:rsidR="009E7EA7" w:rsidRDefault="00161A38" w:rsidP="00EA4722">
      <w:pPr>
        <w:pStyle w:val="BodyA"/>
        <w:rPr>
          <w:rFonts w:ascii="Garamond" w:eastAsia="Garamond" w:hAnsi="Garamond" w:cs="Garamond"/>
        </w:rPr>
      </w:pPr>
      <w:r w:rsidRPr="00FF31B2">
        <w:rPr>
          <w:rFonts w:ascii="Garamond" w:hAnsi="Garamond"/>
          <w:b/>
          <w:bCs/>
          <w:color w:val="000000" w:themeColor="text1"/>
        </w:rPr>
        <w:t xml:space="preserve">We will first analyze </w:t>
      </w:r>
      <w:r w:rsidR="00B817E0">
        <w:rPr>
          <w:rFonts w:ascii="Garamond" w:hAnsi="Garamond"/>
          <w:b/>
          <w:bCs/>
          <w:color w:val="000000" w:themeColor="text1"/>
        </w:rPr>
        <w:t>the</w:t>
      </w:r>
      <w:r w:rsidR="00B817E0" w:rsidRPr="00FF31B2">
        <w:rPr>
          <w:rFonts w:ascii="Garamond" w:hAnsi="Garamond"/>
          <w:b/>
          <w:bCs/>
          <w:color w:val="000000" w:themeColor="text1"/>
        </w:rPr>
        <w:t xml:space="preserve"> </w:t>
      </w:r>
      <w:r w:rsidRPr="00FF31B2">
        <w:rPr>
          <w:rFonts w:ascii="Garamond" w:hAnsi="Garamond"/>
          <w:b/>
          <w:bCs/>
          <w:color w:val="000000" w:themeColor="text1"/>
        </w:rPr>
        <w:t xml:space="preserve">provided </w:t>
      </w:r>
      <w:r w:rsidR="00B817E0">
        <w:rPr>
          <w:rFonts w:ascii="Garamond" w:hAnsi="Garamond"/>
          <w:b/>
          <w:bCs/>
          <w:color w:val="000000" w:themeColor="text1"/>
        </w:rPr>
        <w:t xml:space="preserve">Titin </w:t>
      </w:r>
      <w:r w:rsidRPr="00FF31B2">
        <w:rPr>
          <w:rFonts w:ascii="Garamond" w:hAnsi="Garamond"/>
          <w:b/>
          <w:bCs/>
          <w:color w:val="000000" w:themeColor="text1"/>
        </w:rPr>
        <w:t>trajectory, and then you will apply these ideas to your own protein</w:t>
      </w:r>
      <w:r w:rsidR="00D102D2">
        <w:rPr>
          <w:rFonts w:ascii="Garamond" w:hAnsi="Garamond"/>
          <w:b/>
          <w:bCs/>
          <w:color w:val="000000" w:themeColor="text1"/>
        </w:rPr>
        <w:t xml:space="preserve"> simulation</w:t>
      </w:r>
      <w:r w:rsidRPr="00FF31B2">
        <w:rPr>
          <w:rFonts w:ascii="Garamond" w:hAnsi="Garamond"/>
          <w:b/>
          <w:bCs/>
          <w:color w:val="000000" w:themeColor="text1"/>
        </w:rPr>
        <w:t>.</w:t>
      </w:r>
      <w:r w:rsidRPr="00FF31B2">
        <w:rPr>
          <w:rFonts w:ascii="Garamond" w:hAnsi="Garamond"/>
          <w:color w:val="000000" w:themeColor="text1"/>
        </w:rPr>
        <w:t xml:space="preserve"> </w:t>
      </w:r>
      <w:r>
        <w:rPr>
          <w:rFonts w:ascii="Garamond" w:hAnsi="Garamond"/>
          <w:color w:val="000000"/>
          <w:u w:color="000000"/>
        </w:rPr>
        <w:t xml:space="preserve">For more information about Timeline, please </w:t>
      </w:r>
      <w:r w:rsidR="00D102D2">
        <w:rPr>
          <w:rFonts w:ascii="Garamond" w:hAnsi="Garamond"/>
          <w:color w:val="000000"/>
          <w:u w:color="000000"/>
        </w:rPr>
        <w:t>visit the following links:</w:t>
      </w:r>
    </w:p>
    <w:p w14:paraId="3B42FCEF" w14:textId="10CAF7F1" w:rsidR="009E7EA7" w:rsidRPr="00E947F2" w:rsidRDefault="00DD1EF5" w:rsidP="00EA4722">
      <w:pPr>
        <w:pStyle w:val="BodyA"/>
        <w:rPr>
          <w:rStyle w:val="None"/>
          <w:rFonts w:ascii="Garamond" w:eastAsia="Garamond" w:hAnsi="Garamond" w:cs="Garamond"/>
          <w:lang w:val="es-ES"/>
        </w:rPr>
      </w:pPr>
      <w:hyperlink r:id="rId8" w:history="1">
        <w:r w:rsidR="00161A38" w:rsidRPr="00E947F2">
          <w:rPr>
            <w:rStyle w:val="Hyperlink0"/>
            <w:lang w:val="es-ES"/>
          </w:rPr>
          <w:t>http://www.ks.uiuc.edu/Tr</w:t>
        </w:r>
        <w:r w:rsidR="00161A38" w:rsidRPr="00E947F2">
          <w:rPr>
            <w:rStyle w:val="Hyperlink0"/>
            <w:lang w:val="es-ES"/>
          </w:rPr>
          <w:t>a</w:t>
        </w:r>
        <w:r w:rsidR="00161A38" w:rsidRPr="00E947F2">
          <w:rPr>
            <w:rStyle w:val="Hyperlink0"/>
            <w:lang w:val="es-ES"/>
          </w:rPr>
          <w:t>ining/Tutorials/science/timeline/tutorial_timeline.pdf</w:t>
        </w:r>
      </w:hyperlink>
      <w:r w:rsidR="00D102D2" w:rsidRPr="00E947F2">
        <w:rPr>
          <w:rStyle w:val="None"/>
          <w:rFonts w:ascii="Garamond" w:eastAsia="Garamond" w:hAnsi="Garamond" w:cs="Garamond"/>
          <w:lang w:val="es-ES"/>
        </w:rPr>
        <w:t xml:space="preserve"> </w:t>
      </w:r>
      <w:proofErr w:type="spellStart"/>
      <w:r w:rsidR="00D102D2" w:rsidRPr="00E947F2">
        <w:rPr>
          <w:rStyle w:val="None"/>
          <w:rFonts w:ascii="Garamond" w:eastAsia="Garamond" w:hAnsi="Garamond" w:cs="Garamond"/>
          <w:lang w:val="es-ES"/>
        </w:rPr>
        <w:t>o</w:t>
      </w:r>
      <w:r w:rsidR="00161A38" w:rsidRPr="00E947F2">
        <w:rPr>
          <w:rStyle w:val="None"/>
          <w:rFonts w:ascii="Garamond" w:hAnsi="Garamond"/>
          <w:color w:val="auto"/>
          <w:u w:color="8064A2"/>
          <w:lang w:val="es-ES"/>
        </w:rPr>
        <w:t>r</w:t>
      </w:r>
      <w:proofErr w:type="spellEnd"/>
    </w:p>
    <w:p w14:paraId="13EE2ECC" w14:textId="77777777" w:rsidR="009E7EA7" w:rsidRPr="00E947F2" w:rsidRDefault="00DD1EF5" w:rsidP="00EA4722">
      <w:pPr>
        <w:pStyle w:val="BodyA"/>
        <w:rPr>
          <w:rStyle w:val="None"/>
          <w:rFonts w:ascii="Garamond" w:eastAsia="Garamond" w:hAnsi="Garamond" w:cs="Garamond"/>
          <w:lang w:val="es-ES"/>
        </w:rPr>
      </w:pPr>
      <w:hyperlink r:id="rId9" w:history="1">
        <w:r w:rsidR="00161A38" w:rsidRPr="00E947F2">
          <w:rPr>
            <w:rStyle w:val="Hyperlink0"/>
            <w:lang w:val="es-ES"/>
          </w:rPr>
          <w:t>http://www</w:t>
        </w:r>
        <w:r w:rsidR="00161A38" w:rsidRPr="00E947F2">
          <w:rPr>
            <w:rStyle w:val="Hyperlink0"/>
            <w:lang w:val="es-ES"/>
          </w:rPr>
          <w:t>.</w:t>
        </w:r>
        <w:r w:rsidR="00161A38" w:rsidRPr="00E947F2">
          <w:rPr>
            <w:rStyle w:val="Hyperlink0"/>
            <w:lang w:val="es-ES"/>
          </w:rPr>
          <w:t>ks.uiuc.edu/Research/vmd/plugins/timeline/</w:t>
        </w:r>
      </w:hyperlink>
    </w:p>
    <w:p w14:paraId="2CB7331D" w14:textId="77777777" w:rsidR="00C04420" w:rsidRDefault="00161A38" w:rsidP="00EA4722">
      <w:pPr>
        <w:pStyle w:val="NormalWeb"/>
        <w:spacing w:before="0" w:after="0"/>
        <w:rPr>
          <w:rStyle w:val="None"/>
          <w:rFonts w:ascii="Garamond" w:hAnsi="Garamond"/>
          <w:sz w:val="24"/>
          <w:szCs w:val="24"/>
        </w:rPr>
      </w:pPr>
      <w:r>
        <w:rPr>
          <w:rStyle w:val="None"/>
          <w:rFonts w:ascii="Garamond" w:hAnsi="Garamond"/>
          <w:sz w:val="24"/>
          <w:szCs w:val="24"/>
        </w:rPr>
        <w:t xml:space="preserve">The general description of the Timeline interface is shown below (taken from the Timeline tutorial). </w:t>
      </w:r>
    </w:p>
    <w:p w14:paraId="25C6FC2C" w14:textId="77777777" w:rsidR="00C04420" w:rsidRDefault="00C04420" w:rsidP="00EA4722">
      <w:pPr>
        <w:pStyle w:val="NormalWeb"/>
        <w:spacing w:before="0" w:after="0"/>
        <w:rPr>
          <w:rStyle w:val="None"/>
          <w:rFonts w:ascii="Garamond" w:hAnsi="Garamond"/>
          <w:sz w:val="24"/>
          <w:szCs w:val="24"/>
        </w:rPr>
      </w:pPr>
    </w:p>
    <w:p w14:paraId="33861703" w14:textId="2372E11E" w:rsidR="009E7EA7" w:rsidRPr="00912DB4" w:rsidRDefault="00161A38" w:rsidP="00EA4722">
      <w:pPr>
        <w:pStyle w:val="NormalWeb"/>
        <w:spacing w:before="0" w:after="0"/>
        <w:rPr>
          <w:rStyle w:val="None"/>
          <w:rFonts w:ascii="Garamond" w:eastAsia="Garamond" w:hAnsi="Garamond" w:cs="Garamond"/>
          <w:b/>
          <w:bCs/>
          <w:color w:val="C00000"/>
        </w:rPr>
      </w:pPr>
      <w:r w:rsidRPr="00912DB4">
        <w:rPr>
          <w:rStyle w:val="None"/>
          <w:rFonts w:ascii="Garamond" w:hAnsi="Garamond"/>
          <w:b/>
          <w:bCs/>
          <w:color w:val="C00000"/>
          <w:sz w:val="24"/>
          <w:szCs w:val="24"/>
        </w:rPr>
        <w:t>Please review th</w:t>
      </w:r>
      <w:r w:rsidR="00C04420">
        <w:rPr>
          <w:rStyle w:val="None"/>
          <w:rFonts w:ascii="Garamond" w:hAnsi="Garamond"/>
          <w:b/>
          <w:bCs/>
          <w:color w:val="C00000"/>
          <w:sz w:val="24"/>
          <w:szCs w:val="24"/>
        </w:rPr>
        <w:t>e following TimeLine window and table</w:t>
      </w:r>
      <w:r w:rsidRPr="00912DB4">
        <w:rPr>
          <w:rStyle w:val="None"/>
          <w:rFonts w:ascii="Garamond" w:hAnsi="Garamond"/>
          <w:b/>
          <w:bCs/>
          <w:color w:val="C00000"/>
          <w:sz w:val="24"/>
          <w:szCs w:val="24"/>
        </w:rPr>
        <w:t xml:space="preserve"> very carefully before you continue.</w:t>
      </w:r>
    </w:p>
    <w:p w14:paraId="3A2D8BD5" w14:textId="77777777" w:rsidR="009E7EA7" w:rsidRDefault="00161A38" w:rsidP="00EA4722">
      <w:pPr>
        <w:pStyle w:val="BodyA"/>
        <w:jc w:val="center"/>
        <w:rPr>
          <w:rStyle w:val="None"/>
          <w:rFonts w:ascii="Garamond" w:eastAsia="Garamond" w:hAnsi="Garamond" w:cs="Garamond"/>
        </w:rPr>
      </w:pPr>
      <w:r>
        <w:rPr>
          <w:rStyle w:val="None"/>
          <w:rFonts w:ascii="Garamond" w:eastAsia="Garamond" w:hAnsi="Garamond" w:cs="Garamond"/>
          <w:noProof/>
          <w:color w:val="000000"/>
          <w:u w:color="000000"/>
        </w:rPr>
        <w:lastRenderedPageBreak/>
        <w:drawing>
          <wp:inline distT="0" distB="0" distL="0" distR="0" wp14:anchorId="038FD2ED" wp14:editId="3F9B7AFB">
            <wp:extent cx="4914900" cy="3672699"/>
            <wp:effectExtent l="0" t="0" r="0" b="0"/>
            <wp:docPr id="1073741825" name="officeArt object" descr="Macintosh HD:Users:haddadian:Desktop:Screen Shot 2015-02-23 at 4.29.56 PM.png"/>
            <wp:cNvGraphicFramePr/>
            <a:graphic xmlns:a="http://schemas.openxmlformats.org/drawingml/2006/main">
              <a:graphicData uri="http://schemas.openxmlformats.org/drawingml/2006/picture">
                <pic:pic xmlns:pic="http://schemas.openxmlformats.org/drawingml/2006/picture">
                  <pic:nvPicPr>
                    <pic:cNvPr id="1073741825" name="Macintosh HD:Users:haddadian:Desktop:Screen Shot 2015-02-23 at 4.29.56 PM.png" descr="Macintosh HD:Users:haddadian:Desktop:Screen Shot 2015-02-23 at 4.29.56 PM.png"/>
                    <pic:cNvPicPr>
                      <a:picLocks noChangeAspect="1"/>
                    </pic:cNvPicPr>
                  </pic:nvPicPr>
                  <pic:blipFill>
                    <a:blip r:embed="rId10"/>
                    <a:stretch>
                      <a:fillRect/>
                    </a:stretch>
                  </pic:blipFill>
                  <pic:spPr>
                    <a:xfrm>
                      <a:off x="0" y="0"/>
                      <a:ext cx="4959698" cy="3706175"/>
                    </a:xfrm>
                    <a:prstGeom prst="rect">
                      <a:avLst/>
                    </a:prstGeom>
                    <a:ln w="12700" cap="flat">
                      <a:noFill/>
                      <a:miter lim="400000"/>
                    </a:ln>
                    <a:effectLst/>
                  </pic:spPr>
                </pic:pic>
              </a:graphicData>
            </a:graphic>
          </wp:inline>
        </w:drawing>
      </w:r>
    </w:p>
    <w:p w14:paraId="005A37A2" w14:textId="77777777" w:rsidR="009E7EA7" w:rsidRPr="005C0559" w:rsidRDefault="00161A38" w:rsidP="00EA4722">
      <w:pPr>
        <w:pStyle w:val="BodyA"/>
        <w:jc w:val="center"/>
        <w:rPr>
          <w:rStyle w:val="None"/>
          <w:rFonts w:ascii="Garamond" w:eastAsia="Garamond" w:hAnsi="Garamond" w:cs="Garamond"/>
        </w:rPr>
      </w:pPr>
      <w:r>
        <w:rPr>
          <w:rStyle w:val="None"/>
          <w:rFonts w:ascii="Garamond" w:eastAsia="Garamond" w:hAnsi="Garamond" w:cs="Garamond"/>
          <w:noProof/>
          <w:color w:val="000000"/>
          <w:u w:color="000000"/>
        </w:rPr>
        <w:drawing>
          <wp:inline distT="0" distB="0" distL="0" distR="0" wp14:anchorId="4AC9C174" wp14:editId="390F69EA">
            <wp:extent cx="3930732" cy="4191990"/>
            <wp:effectExtent l="0" t="0" r="0" b="0"/>
            <wp:docPr id="1073741826" name="officeArt object" descr="Macintosh HD:Users:haddadian:Desktop:Screen Shot 2015-02-23 at 4.32.29 PM.png"/>
            <wp:cNvGraphicFramePr/>
            <a:graphic xmlns:a="http://schemas.openxmlformats.org/drawingml/2006/main">
              <a:graphicData uri="http://schemas.openxmlformats.org/drawingml/2006/picture">
                <pic:pic xmlns:pic="http://schemas.openxmlformats.org/drawingml/2006/picture">
                  <pic:nvPicPr>
                    <pic:cNvPr id="1073741826" name="Macintosh HD:Users:haddadian:Desktop:Screen Shot 2015-02-23 at 4.32.29 PM.png" descr="Macintosh HD:Users:haddadian:Desktop:Screen Shot 2015-02-23 at 4.32.29 PM.png"/>
                    <pic:cNvPicPr>
                      <a:picLocks noChangeAspect="1"/>
                    </pic:cNvPicPr>
                  </pic:nvPicPr>
                  <pic:blipFill>
                    <a:blip r:embed="rId11"/>
                    <a:stretch>
                      <a:fillRect/>
                    </a:stretch>
                  </pic:blipFill>
                  <pic:spPr>
                    <a:xfrm>
                      <a:off x="0" y="0"/>
                      <a:ext cx="3945944" cy="4208213"/>
                    </a:xfrm>
                    <a:prstGeom prst="rect">
                      <a:avLst/>
                    </a:prstGeom>
                    <a:ln w="12700" cap="flat">
                      <a:noFill/>
                      <a:miter lim="400000"/>
                    </a:ln>
                    <a:effectLst/>
                  </pic:spPr>
                </pic:pic>
              </a:graphicData>
            </a:graphic>
          </wp:inline>
        </w:drawing>
      </w:r>
    </w:p>
    <w:p w14:paraId="2014FFBF" w14:textId="77777777" w:rsidR="009E7EA7" w:rsidRDefault="005E4D5F" w:rsidP="00EA4722">
      <w:pPr>
        <w:pStyle w:val="BodyA"/>
        <w:jc w:val="center"/>
        <w:rPr>
          <w:rStyle w:val="None"/>
          <w:rFonts w:ascii="Garamond" w:eastAsia="Garamond" w:hAnsi="Garamond" w:cs="Garamond"/>
          <w:b/>
          <w:bCs/>
          <w:color w:val="660066"/>
          <w:u w:color="660066"/>
        </w:rPr>
      </w:pPr>
      <w:r>
        <w:rPr>
          <w:rStyle w:val="None"/>
          <w:rFonts w:ascii="Garamond" w:eastAsia="Garamond" w:hAnsi="Garamond" w:cs="Garamond"/>
          <w:noProof/>
          <w:color w:val="000000"/>
          <w:u w:color="000000"/>
        </w:rPr>
        <w:lastRenderedPageBreak/>
        <w:drawing>
          <wp:inline distT="0" distB="0" distL="0" distR="0" wp14:anchorId="1F5F09A1" wp14:editId="1C01343E">
            <wp:extent cx="5315585" cy="8229600"/>
            <wp:effectExtent l="0" t="0" r="0" b="0"/>
            <wp:docPr id="1073741827" name="officeArt object" descr="Macintosh HD:Users:haddadian:Desktop:Screen Shot 2015-02-23 at 4.34.02 PM.png"/>
            <wp:cNvGraphicFramePr/>
            <a:graphic xmlns:a="http://schemas.openxmlformats.org/drawingml/2006/main">
              <a:graphicData uri="http://schemas.openxmlformats.org/drawingml/2006/picture">
                <pic:pic xmlns:pic="http://schemas.openxmlformats.org/drawingml/2006/picture">
                  <pic:nvPicPr>
                    <pic:cNvPr id="1073741827" name="Macintosh HD:Users:haddadian:Desktop:Screen Shot 2015-02-23 at 4.34.02 PM.png" descr="Macintosh HD:Users:haddadian:Desktop:Screen Shot 2015-02-23 at 4.34.02 PM.png"/>
                    <pic:cNvPicPr>
                      <a:picLocks noChangeAspect="1"/>
                    </pic:cNvPicPr>
                  </pic:nvPicPr>
                  <pic:blipFill>
                    <a:blip r:embed="rId12"/>
                    <a:stretch>
                      <a:fillRect/>
                    </a:stretch>
                  </pic:blipFill>
                  <pic:spPr>
                    <a:xfrm>
                      <a:off x="0" y="0"/>
                      <a:ext cx="5315585" cy="8229600"/>
                    </a:xfrm>
                    <a:prstGeom prst="rect">
                      <a:avLst/>
                    </a:prstGeom>
                    <a:ln w="12700" cap="flat">
                      <a:noFill/>
                      <a:miter lim="400000"/>
                    </a:ln>
                    <a:effectLst/>
                  </pic:spPr>
                </pic:pic>
              </a:graphicData>
            </a:graphic>
          </wp:inline>
        </w:drawing>
      </w:r>
    </w:p>
    <w:p w14:paraId="60A3F736" w14:textId="77777777" w:rsidR="008810B6" w:rsidRDefault="008810B6" w:rsidP="00EA4722">
      <w:pPr>
        <w:pStyle w:val="BodyA"/>
        <w:rPr>
          <w:rStyle w:val="None"/>
          <w:rFonts w:ascii="Garamond" w:hAnsi="Garamond"/>
          <w:color w:val="660066"/>
          <w:sz w:val="28"/>
          <w:szCs w:val="28"/>
          <w:u w:color="660066"/>
        </w:rPr>
      </w:pPr>
    </w:p>
    <w:p w14:paraId="0D4FBD05" w14:textId="462CD3C4" w:rsidR="009E7EA7" w:rsidRPr="007439B4" w:rsidRDefault="00161A38" w:rsidP="00E234A9">
      <w:pPr>
        <w:pStyle w:val="BodyA"/>
        <w:jc w:val="center"/>
        <w:rPr>
          <w:rStyle w:val="None"/>
          <w:rFonts w:ascii="Garamond" w:eastAsia="Garamond" w:hAnsi="Garamond" w:cs="Garamond"/>
          <w:b/>
          <w:color w:val="660066"/>
          <w:u w:color="660066"/>
        </w:rPr>
      </w:pPr>
      <w:r w:rsidRPr="00677B3F">
        <w:rPr>
          <w:rStyle w:val="None"/>
          <w:rFonts w:ascii="Garamond" w:hAnsi="Garamond"/>
          <w:b/>
          <w:color w:val="660066"/>
          <w:u w:color="660066"/>
        </w:rPr>
        <w:lastRenderedPageBreak/>
        <w:t>Titin</w:t>
      </w:r>
      <w:r w:rsidRPr="007439B4">
        <w:rPr>
          <w:rStyle w:val="None"/>
          <w:rFonts w:ascii="Garamond" w:hAnsi="Garamond"/>
          <w:b/>
          <w:color w:val="660066"/>
          <w:u w:color="660066"/>
        </w:rPr>
        <w:t xml:space="preserve">’s </w:t>
      </w:r>
      <w:r w:rsidR="00912DB4">
        <w:rPr>
          <w:rStyle w:val="None"/>
          <w:rFonts w:ascii="Garamond" w:hAnsi="Garamond"/>
          <w:b/>
          <w:color w:val="660066"/>
          <w:u w:color="660066"/>
        </w:rPr>
        <w:t>t</w:t>
      </w:r>
      <w:r w:rsidRPr="007439B4">
        <w:rPr>
          <w:rStyle w:val="None"/>
          <w:rFonts w:ascii="Garamond" w:hAnsi="Garamond"/>
          <w:b/>
          <w:color w:val="660066"/>
          <w:u w:color="660066"/>
        </w:rPr>
        <w:t>rajectory</w:t>
      </w:r>
      <w:r w:rsidR="00D102D2">
        <w:rPr>
          <w:rStyle w:val="None"/>
          <w:rFonts w:ascii="Garamond" w:hAnsi="Garamond"/>
          <w:b/>
          <w:color w:val="660066"/>
          <w:u w:color="660066"/>
        </w:rPr>
        <w:t xml:space="preserve"> analysis using</w:t>
      </w:r>
      <w:r w:rsidRPr="007439B4">
        <w:rPr>
          <w:rStyle w:val="None"/>
          <w:rFonts w:ascii="Garamond" w:hAnsi="Garamond"/>
          <w:b/>
          <w:color w:val="660066"/>
          <w:u w:color="660066"/>
        </w:rPr>
        <w:t xml:space="preserve"> the Timeline </w:t>
      </w:r>
      <w:proofErr w:type="gramStart"/>
      <w:r w:rsidR="00912DB4">
        <w:rPr>
          <w:rStyle w:val="None"/>
          <w:rFonts w:ascii="Garamond" w:hAnsi="Garamond"/>
          <w:b/>
          <w:color w:val="660066"/>
          <w:u w:color="660066"/>
        </w:rPr>
        <w:t>t</w:t>
      </w:r>
      <w:r w:rsidRPr="007439B4">
        <w:rPr>
          <w:rStyle w:val="None"/>
          <w:rFonts w:ascii="Garamond" w:hAnsi="Garamond"/>
          <w:b/>
          <w:color w:val="660066"/>
          <w:u w:color="660066"/>
        </w:rPr>
        <w:t>ool</w:t>
      </w:r>
      <w:proofErr w:type="gramEnd"/>
    </w:p>
    <w:p w14:paraId="47131998" w14:textId="40C4EFB4" w:rsidR="009E7EA7" w:rsidRDefault="00B817E0" w:rsidP="00EA4722">
      <w:pPr>
        <w:pStyle w:val="BodyA"/>
        <w:rPr>
          <w:rStyle w:val="None"/>
          <w:rFonts w:ascii="Garamond" w:eastAsia="Garamond" w:hAnsi="Garamond" w:cs="Garamond"/>
        </w:rPr>
      </w:pPr>
      <w:r>
        <w:rPr>
          <w:rStyle w:val="None"/>
          <w:rFonts w:ascii="Garamond" w:hAnsi="Garamond"/>
        </w:rPr>
        <w:t>O</w:t>
      </w:r>
      <w:r w:rsidR="00161A38">
        <w:rPr>
          <w:rStyle w:val="None"/>
          <w:rFonts w:ascii="Garamond" w:hAnsi="Garamond"/>
        </w:rPr>
        <w:t xml:space="preserve">n </w:t>
      </w:r>
      <w:r w:rsidR="006B0165">
        <w:rPr>
          <w:rStyle w:val="None"/>
          <w:rFonts w:ascii="Garamond" w:hAnsi="Garamond"/>
        </w:rPr>
        <w:t>C</w:t>
      </w:r>
      <w:r w:rsidR="00161A38">
        <w:rPr>
          <w:rStyle w:val="None"/>
          <w:rFonts w:ascii="Garamond" w:hAnsi="Garamond"/>
        </w:rPr>
        <w:t xml:space="preserve">anvas, you can find the PSF and DCD files for a titin trajectory. </w:t>
      </w:r>
      <w:r w:rsidR="00161A38" w:rsidRPr="00912DB4">
        <w:rPr>
          <w:rStyle w:val="None"/>
          <w:rFonts w:ascii="Garamond" w:hAnsi="Garamond"/>
          <w:b/>
          <w:bCs/>
          <w:color w:val="000000"/>
        </w:rPr>
        <w:t xml:space="preserve">Titin is a very large protein found in sarcomeres, which are responsible for </w:t>
      </w:r>
      <w:hyperlink r:id="rId13" w:history="1">
        <w:r w:rsidR="00161A38" w:rsidRPr="004A4C9E">
          <w:rPr>
            <w:rStyle w:val="Hyperlink"/>
            <w:rFonts w:ascii="Garamond" w:hAnsi="Garamond"/>
            <w:b/>
            <w:bCs/>
          </w:rPr>
          <w:t>stretching and contracting muscle</w:t>
        </w:r>
      </w:hyperlink>
      <w:r w:rsidR="00161A38" w:rsidRPr="00912DB4">
        <w:rPr>
          <w:rStyle w:val="None"/>
          <w:rFonts w:ascii="Garamond" w:hAnsi="Garamond"/>
          <w:b/>
          <w:bCs/>
          <w:color w:val="000000"/>
        </w:rPr>
        <w:t>. Domains in titin unfold when the protein is stretched and refold when the tension is removed.</w:t>
      </w:r>
      <w:r w:rsidR="00161A38">
        <w:rPr>
          <w:rStyle w:val="None"/>
          <w:rFonts w:ascii="Garamond" w:hAnsi="Garamond"/>
          <w:color w:val="000000"/>
          <w:u w:color="000000"/>
        </w:rPr>
        <w:t xml:space="preserve"> </w:t>
      </w:r>
      <w:r w:rsidR="00A00836">
        <w:rPr>
          <w:rStyle w:val="None"/>
          <w:rFonts w:ascii="Garamond" w:hAnsi="Garamond"/>
          <w:color w:val="0070C0"/>
          <w:u w:color="000000"/>
        </w:rPr>
        <w:t>This</w:t>
      </w:r>
      <w:r w:rsidR="00A00836" w:rsidRPr="00DB5530">
        <w:rPr>
          <w:rStyle w:val="None"/>
          <w:rFonts w:ascii="Garamond" w:hAnsi="Garamond"/>
          <w:color w:val="0070C0"/>
          <w:u w:color="000000"/>
        </w:rPr>
        <w:t xml:space="preserve"> </w:t>
      </w:r>
      <w:r w:rsidR="00161A38" w:rsidRPr="00DB5530">
        <w:rPr>
          <w:rStyle w:val="None"/>
          <w:rFonts w:ascii="Garamond" w:hAnsi="Garamond"/>
          <w:color w:val="0070C0"/>
          <w:u w:color="000000"/>
        </w:rPr>
        <w:t xml:space="preserve">particular trajectory is a single domain of titin. </w:t>
      </w:r>
      <w:r w:rsidR="00161A38">
        <w:rPr>
          <w:rStyle w:val="None"/>
          <w:rFonts w:ascii="Garamond" w:hAnsi="Garamond"/>
          <w:color w:val="000000"/>
          <w:u w:color="000000"/>
        </w:rPr>
        <w:t xml:space="preserve">Load the PSF file into VMD, </w:t>
      </w:r>
      <w:r w:rsidR="00F63A53">
        <w:rPr>
          <w:rStyle w:val="None"/>
          <w:rFonts w:ascii="Garamond" w:hAnsi="Garamond"/>
          <w:color w:val="000000"/>
          <w:u w:color="000000"/>
        </w:rPr>
        <w:t>and then load the</w:t>
      </w:r>
      <w:r w:rsidR="00161A38">
        <w:rPr>
          <w:rStyle w:val="None"/>
          <w:rFonts w:ascii="Garamond" w:hAnsi="Garamond"/>
          <w:color w:val="000000"/>
          <w:u w:color="000000"/>
        </w:rPr>
        <w:t xml:space="preserve"> DCD file</w:t>
      </w:r>
      <w:r w:rsidR="00F63A53">
        <w:rPr>
          <w:rStyle w:val="None"/>
          <w:rFonts w:ascii="Garamond" w:hAnsi="Garamond"/>
          <w:color w:val="000000"/>
          <w:u w:color="000000"/>
        </w:rPr>
        <w:t xml:space="preserve"> into the PSF</w:t>
      </w:r>
      <w:r w:rsidR="00161A38">
        <w:rPr>
          <w:rStyle w:val="None"/>
          <w:rFonts w:ascii="Garamond" w:hAnsi="Garamond"/>
          <w:color w:val="000000"/>
          <w:u w:color="000000"/>
        </w:rPr>
        <w:t>.</w:t>
      </w:r>
    </w:p>
    <w:p w14:paraId="42C9BF93" w14:textId="77777777" w:rsidR="009E7EA7" w:rsidRDefault="009E7EA7" w:rsidP="00EA4722">
      <w:pPr>
        <w:pStyle w:val="BodyA"/>
        <w:rPr>
          <w:rStyle w:val="None"/>
          <w:rFonts w:ascii="Garamond" w:eastAsia="Garamond" w:hAnsi="Garamond" w:cs="Garamond"/>
        </w:rPr>
      </w:pPr>
    </w:p>
    <w:p w14:paraId="50C73EB2" w14:textId="77777777" w:rsidR="001E52FB" w:rsidRDefault="00356190" w:rsidP="00EA4722">
      <w:pPr>
        <w:pStyle w:val="BodyA"/>
        <w:rPr>
          <w:rStyle w:val="None"/>
          <w:rFonts w:ascii="Garamond" w:hAnsi="Garamond"/>
          <w:color w:val="009900"/>
          <w:u w:color="008000"/>
        </w:rPr>
      </w:pPr>
      <w:r>
        <w:rPr>
          <w:rStyle w:val="None"/>
          <w:rFonts w:ascii="Garamond" w:hAnsi="Garamond"/>
          <w:b/>
          <w:bCs/>
          <w:color w:val="009900"/>
          <w:u w:color="008000"/>
        </w:rPr>
        <w:t>Q</w:t>
      </w:r>
      <w:r w:rsidR="007439B4">
        <w:rPr>
          <w:rStyle w:val="None"/>
          <w:rFonts w:ascii="Garamond" w:hAnsi="Garamond"/>
          <w:b/>
          <w:bCs/>
          <w:color w:val="009900"/>
          <w:u w:color="008000"/>
        </w:rPr>
        <w:t>1</w:t>
      </w:r>
      <w:r w:rsidR="00161A38" w:rsidRPr="004C6AF8">
        <w:rPr>
          <w:rStyle w:val="None"/>
          <w:rFonts w:ascii="Garamond" w:hAnsi="Garamond"/>
          <w:b/>
          <w:bCs/>
          <w:color w:val="009900"/>
          <w:u w:color="008000"/>
        </w:rPr>
        <w:t>.</w:t>
      </w:r>
      <w:r w:rsidR="00161A38" w:rsidRPr="004C6AF8">
        <w:rPr>
          <w:rStyle w:val="None"/>
          <w:rFonts w:ascii="Garamond" w:hAnsi="Garamond"/>
          <w:color w:val="009900"/>
          <w:u w:color="008000"/>
        </w:rPr>
        <w:t xml:space="preserve"> Watch the trajectory a few times. </w:t>
      </w:r>
    </w:p>
    <w:p w14:paraId="06BD19C5" w14:textId="5E2C9CA3" w:rsidR="001E52FB" w:rsidRPr="001E52FB" w:rsidRDefault="00161A38" w:rsidP="00EA4722">
      <w:pPr>
        <w:pStyle w:val="BodyA"/>
        <w:numPr>
          <w:ilvl w:val="0"/>
          <w:numId w:val="3"/>
        </w:numPr>
        <w:rPr>
          <w:rStyle w:val="None"/>
          <w:rFonts w:ascii="Garamond" w:eastAsia="Garamond" w:hAnsi="Garamond" w:cs="Garamond"/>
          <w:color w:val="009900"/>
          <w:u w:color="008000"/>
        </w:rPr>
      </w:pPr>
      <w:r w:rsidRPr="004C6AF8">
        <w:rPr>
          <w:rStyle w:val="None"/>
          <w:rFonts w:ascii="Garamond" w:hAnsi="Garamond"/>
          <w:color w:val="009900"/>
          <w:u w:color="008000"/>
        </w:rPr>
        <w:t xml:space="preserve">What is happening in the simulation </w:t>
      </w:r>
      <w:r w:rsidR="00891108">
        <w:rPr>
          <w:rStyle w:val="None"/>
          <w:rFonts w:ascii="Garamond" w:hAnsi="Garamond"/>
          <w:color w:val="009900"/>
          <w:u w:color="008000"/>
        </w:rPr>
        <w:t>of</w:t>
      </w:r>
      <w:r w:rsidR="00891108" w:rsidRPr="004C6AF8">
        <w:rPr>
          <w:rStyle w:val="None"/>
          <w:rFonts w:ascii="Garamond" w:hAnsi="Garamond"/>
          <w:color w:val="009900"/>
          <w:u w:color="008000"/>
        </w:rPr>
        <w:t xml:space="preserve"> </w:t>
      </w:r>
      <w:r w:rsidRPr="004C6AF8">
        <w:rPr>
          <w:rStyle w:val="None"/>
          <w:rFonts w:ascii="Garamond" w:hAnsi="Garamond"/>
          <w:color w:val="009900"/>
          <w:u w:color="008000"/>
        </w:rPr>
        <w:t>this titin domain?</w:t>
      </w:r>
    </w:p>
    <w:p w14:paraId="1F924BA6" w14:textId="676795ED" w:rsidR="009E7EA7" w:rsidRPr="004C6AF8" w:rsidRDefault="00161A38" w:rsidP="00EA4722">
      <w:pPr>
        <w:pStyle w:val="BodyA"/>
        <w:numPr>
          <w:ilvl w:val="0"/>
          <w:numId w:val="3"/>
        </w:numPr>
        <w:rPr>
          <w:rStyle w:val="None"/>
          <w:rFonts w:ascii="Garamond" w:eastAsia="Garamond" w:hAnsi="Garamond" w:cs="Garamond"/>
          <w:color w:val="009900"/>
          <w:u w:color="008000"/>
        </w:rPr>
      </w:pPr>
      <w:r w:rsidRPr="004C6AF8">
        <w:rPr>
          <w:rStyle w:val="None"/>
          <w:rFonts w:ascii="Garamond" w:hAnsi="Garamond"/>
          <w:color w:val="009900"/>
          <w:u w:color="008000"/>
        </w:rPr>
        <w:t>Why might biologists be interested in this simulation?</w:t>
      </w:r>
    </w:p>
    <w:p w14:paraId="4A6CD1CE" w14:textId="77777777" w:rsidR="009E7EA7" w:rsidRDefault="009E7EA7" w:rsidP="00EA4722">
      <w:pPr>
        <w:pStyle w:val="BodyA"/>
        <w:rPr>
          <w:rStyle w:val="None"/>
          <w:rFonts w:ascii="Garamond" w:eastAsia="Garamond" w:hAnsi="Garamond" w:cs="Garamond"/>
          <w:color w:val="008000"/>
          <w:u w:color="008000"/>
        </w:rPr>
      </w:pPr>
    </w:p>
    <w:p w14:paraId="4BB9B602" w14:textId="77777777" w:rsidR="009E7EA7" w:rsidRDefault="00161A38" w:rsidP="00EA4722">
      <w:pPr>
        <w:pStyle w:val="BodyA"/>
        <w:rPr>
          <w:rStyle w:val="None"/>
          <w:rFonts w:ascii="Garamond" w:eastAsia="Garamond" w:hAnsi="Garamond" w:cs="Garamond"/>
          <w:b/>
          <w:bCs/>
        </w:rPr>
      </w:pPr>
      <w:r>
        <w:rPr>
          <w:rStyle w:val="None"/>
          <w:rFonts w:ascii="Garamond" w:hAnsi="Garamond"/>
          <w:b/>
          <w:bCs/>
        </w:rPr>
        <w:t>A) Secondary structure analysis</w:t>
      </w:r>
    </w:p>
    <w:p w14:paraId="2E885354" w14:textId="708207A8" w:rsidR="009E7EA7" w:rsidRPr="007B67DF" w:rsidRDefault="007B034F" w:rsidP="00EA4722">
      <w:pPr>
        <w:pStyle w:val="BodyA"/>
        <w:rPr>
          <w:rStyle w:val="None"/>
          <w:rFonts w:ascii="Garamond" w:eastAsia="Garamond" w:hAnsi="Garamond" w:cs="Garamond"/>
          <w:color w:val="0000FF"/>
        </w:rPr>
      </w:pPr>
      <w:r>
        <w:rPr>
          <w:rStyle w:val="None"/>
          <w:rFonts w:ascii="Garamond" w:hAnsi="Garamond"/>
          <w:color w:val="000000"/>
        </w:rPr>
        <w:t>O</w:t>
      </w:r>
      <w:r w:rsidR="00161A38" w:rsidRPr="007B67DF">
        <w:rPr>
          <w:rStyle w:val="None"/>
          <w:rFonts w:ascii="Garamond" w:hAnsi="Garamond"/>
          <w:color w:val="000000"/>
        </w:rPr>
        <w:t>pen Timeline</w:t>
      </w:r>
      <w:r w:rsidR="00A866C1">
        <w:rPr>
          <w:rStyle w:val="None"/>
          <w:rFonts w:ascii="Garamond" w:hAnsi="Garamond"/>
        </w:rPr>
        <w:t xml:space="preserve"> </w:t>
      </w:r>
      <w:r w:rsidR="00161A38" w:rsidRPr="007B67DF">
        <w:rPr>
          <w:rStyle w:val="None"/>
          <w:rFonts w:ascii="Garamond" w:hAnsi="Garamond"/>
        </w:rPr>
        <w:t xml:space="preserve">by going to Extensions </w:t>
      </w:r>
      <w:r w:rsidR="00161A38" w:rsidRPr="007B67DF">
        <w:rPr>
          <w:rStyle w:val="None"/>
          <w:rFonts w:ascii="Wingdings" w:hAnsi="Wingdings"/>
          <w:color w:val="000000"/>
        </w:rPr>
        <w:sym w:font="Wingdings" w:char="F0E0"/>
      </w:r>
      <w:r w:rsidR="00161A38" w:rsidRPr="007B67DF">
        <w:rPr>
          <w:rStyle w:val="None"/>
          <w:rFonts w:ascii="Garamond" w:hAnsi="Garamond"/>
        </w:rPr>
        <w:t xml:space="preserve"> Analysis </w:t>
      </w:r>
      <w:r w:rsidR="00161A38" w:rsidRPr="007B67DF">
        <w:rPr>
          <w:rStyle w:val="None"/>
          <w:rFonts w:ascii="Wingdings" w:hAnsi="Wingdings"/>
          <w:color w:val="000000"/>
        </w:rPr>
        <w:sym w:font="Wingdings" w:char="F0E0"/>
      </w:r>
      <w:r w:rsidR="00161A38" w:rsidRPr="007B67DF">
        <w:rPr>
          <w:rStyle w:val="None"/>
          <w:rFonts w:ascii="Garamond" w:hAnsi="Garamond"/>
        </w:rPr>
        <w:t xml:space="preserve"> Timeline in the VMD Main window. A new window will open. Click on the “Calculate” drop-down box and select “</w:t>
      </w:r>
      <w:r w:rsidR="00161A38" w:rsidRPr="007B67DF">
        <w:rPr>
          <w:rStyle w:val="None"/>
          <w:rFonts w:ascii="Garamond" w:hAnsi="Garamond"/>
          <w:color w:val="0432FF"/>
        </w:rPr>
        <w:t>Calc. Sec. Struct</w:t>
      </w:r>
      <w:r w:rsidR="00161A38" w:rsidRPr="007B67DF">
        <w:rPr>
          <w:rStyle w:val="None"/>
          <w:rFonts w:ascii="Garamond" w:hAnsi="Garamond"/>
        </w:rPr>
        <w:t>”. After a moment</w:t>
      </w:r>
      <w:r w:rsidR="005B18B5">
        <w:rPr>
          <w:rStyle w:val="None"/>
          <w:rFonts w:ascii="Garamond" w:hAnsi="Garamond"/>
        </w:rPr>
        <w:t xml:space="preserve">, </w:t>
      </w:r>
      <w:r w:rsidR="00161A38" w:rsidRPr="007B67DF">
        <w:rPr>
          <w:rStyle w:val="None"/>
          <w:rFonts w:ascii="Garamond" w:hAnsi="Garamond"/>
        </w:rPr>
        <w:t xml:space="preserve">you should see a plot with a lot of teal and yellow. </w:t>
      </w:r>
      <w:r w:rsidR="00161A38" w:rsidRPr="007B67DF">
        <w:rPr>
          <w:rStyle w:val="None"/>
          <w:rFonts w:ascii="Garamond" w:hAnsi="Garamond"/>
          <w:color w:val="000000"/>
        </w:rPr>
        <w:t>There is a key at the bottom left corner of the timeline window, where each letter stands for</w:t>
      </w:r>
      <w:r w:rsidR="00161A38" w:rsidRPr="007B67DF">
        <w:rPr>
          <w:rStyle w:val="None"/>
          <w:rFonts w:ascii="Garamond" w:hAnsi="Garamond"/>
          <w:color w:val="0000FF"/>
        </w:rPr>
        <w:t>:</w:t>
      </w:r>
    </w:p>
    <w:tbl>
      <w:tblPr>
        <w:tblW w:w="432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775"/>
        <w:gridCol w:w="3545"/>
      </w:tblGrid>
      <w:tr w:rsidR="009E7EA7" w14:paraId="0DA49261"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3EF186DF" w14:textId="77777777" w:rsidR="009E7EA7" w:rsidRDefault="00161A38" w:rsidP="00EA4722">
            <w:pPr>
              <w:pStyle w:val="BodyA"/>
              <w:jc w:val="center"/>
            </w:pPr>
            <w:r>
              <w:rPr>
                <w:rStyle w:val="None"/>
                <w:rFonts w:ascii="Garamond" w:hAnsi="Garamond"/>
                <w:b/>
                <w:bCs/>
                <w:sz w:val="20"/>
                <w:szCs w:val="20"/>
              </w:rPr>
              <w:t>Letter</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52CFEC2E" w14:textId="77777777" w:rsidR="009E7EA7" w:rsidRDefault="00161A38" w:rsidP="00EA4722">
            <w:pPr>
              <w:pStyle w:val="BodyA"/>
              <w:jc w:val="center"/>
            </w:pPr>
            <w:r>
              <w:rPr>
                <w:rStyle w:val="None"/>
                <w:rFonts w:ascii="Garamond" w:hAnsi="Garamond"/>
                <w:b/>
                <w:bCs/>
                <w:sz w:val="20"/>
                <w:szCs w:val="20"/>
              </w:rPr>
              <w:t>Secondary Structure</w:t>
            </w:r>
          </w:p>
        </w:tc>
      </w:tr>
      <w:tr w:rsidR="009E7EA7" w14:paraId="512468E8"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7D905BC4" w14:textId="77777777" w:rsidR="009E7EA7" w:rsidRDefault="00161A38" w:rsidP="00EA4722">
            <w:pPr>
              <w:pStyle w:val="BodyA"/>
              <w:jc w:val="center"/>
            </w:pPr>
            <w:r>
              <w:rPr>
                <w:rStyle w:val="None"/>
                <w:rFonts w:ascii="Garamond" w:hAnsi="Garamond"/>
                <w:sz w:val="20"/>
                <w:szCs w:val="20"/>
              </w:rPr>
              <w:t>T</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261D67D0" w14:textId="77777777" w:rsidR="009E7EA7" w:rsidRDefault="00161A38" w:rsidP="00EA4722">
            <w:pPr>
              <w:pStyle w:val="BodyA"/>
            </w:pPr>
            <w:r>
              <w:rPr>
                <w:rStyle w:val="None"/>
                <w:rFonts w:ascii="Garamond" w:hAnsi="Garamond"/>
                <w:sz w:val="20"/>
                <w:szCs w:val="20"/>
              </w:rPr>
              <w:t>Turn</w:t>
            </w:r>
          </w:p>
        </w:tc>
      </w:tr>
      <w:tr w:rsidR="009E7EA7" w14:paraId="12C9916A"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7CD97E05" w14:textId="77777777" w:rsidR="009E7EA7" w:rsidRDefault="00161A38" w:rsidP="00EA4722">
            <w:pPr>
              <w:pStyle w:val="BodyA"/>
              <w:jc w:val="center"/>
            </w:pPr>
            <w:r>
              <w:rPr>
                <w:rStyle w:val="None"/>
                <w:rFonts w:ascii="Garamond" w:hAnsi="Garamond"/>
                <w:sz w:val="20"/>
                <w:szCs w:val="20"/>
              </w:rPr>
              <w:t>E</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3EC47BAE" w14:textId="77777777" w:rsidR="009E7EA7" w:rsidRDefault="00161A38" w:rsidP="00EA4722">
            <w:pPr>
              <w:pStyle w:val="BodyA"/>
            </w:pPr>
            <w:r>
              <w:rPr>
                <w:rStyle w:val="None"/>
                <w:rFonts w:ascii="Garamond" w:hAnsi="Garamond"/>
                <w:color w:val="000000"/>
                <w:sz w:val="20"/>
                <w:szCs w:val="20"/>
                <w:u w:color="000000"/>
              </w:rPr>
              <w:t>Extended conformation (beta sheet)</w:t>
            </w:r>
          </w:p>
        </w:tc>
      </w:tr>
      <w:tr w:rsidR="009E7EA7" w14:paraId="1C69F310"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59DC42C2" w14:textId="77777777" w:rsidR="009E7EA7" w:rsidRDefault="00161A38" w:rsidP="00EA4722">
            <w:pPr>
              <w:pStyle w:val="BodyA"/>
              <w:jc w:val="center"/>
            </w:pPr>
            <w:r>
              <w:rPr>
                <w:rStyle w:val="None"/>
                <w:rFonts w:ascii="Garamond" w:hAnsi="Garamond"/>
                <w:sz w:val="20"/>
                <w:szCs w:val="20"/>
              </w:rPr>
              <w:t>B</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71F9EF9B" w14:textId="77777777" w:rsidR="009E7EA7" w:rsidRDefault="00161A38" w:rsidP="00EA4722">
            <w:pPr>
              <w:pStyle w:val="BodyA"/>
            </w:pPr>
            <w:r>
              <w:rPr>
                <w:rStyle w:val="None"/>
                <w:rFonts w:ascii="Garamond" w:hAnsi="Garamond"/>
                <w:color w:val="000000"/>
                <w:sz w:val="20"/>
                <w:szCs w:val="20"/>
                <w:u w:color="000000"/>
              </w:rPr>
              <w:t>Isolated bridge</w:t>
            </w:r>
          </w:p>
        </w:tc>
      </w:tr>
      <w:tr w:rsidR="009E7EA7" w14:paraId="5619135D"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279E7A11" w14:textId="77777777" w:rsidR="009E7EA7" w:rsidRDefault="00161A38" w:rsidP="00EA4722">
            <w:pPr>
              <w:pStyle w:val="BodyA"/>
              <w:jc w:val="center"/>
            </w:pPr>
            <w:r>
              <w:rPr>
                <w:rStyle w:val="None"/>
                <w:rFonts w:ascii="Garamond" w:hAnsi="Garamond"/>
                <w:sz w:val="20"/>
                <w:szCs w:val="20"/>
              </w:rPr>
              <w:t>H</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05BD9C12" w14:textId="77777777" w:rsidR="009E7EA7" w:rsidRDefault="00161A38" w:rsidP="00EA4722">
            <w:pPr>
              <w:pStyle w:val="BodyA"/>
            </w:pPr>
            <w:r>
              <w:rPr>
                <w:rStyle w:val="None"/>
                <w:rFonts w:ascii="Garamond" w:hAnsi="Garamond"/>
                <w:color w:val="000000"/>
                <w:sz w:val="20"/>
                <w:szCs w:val="20"/>
                <w:u w:color="000000"/>
              </w:rPr>
              <w:t>Alpha helix</w:t>
            </w:r>
          </w:p>
        </w:tc>
      </w:tr>
      <w:tr w:rsidR="009E7EA7" w14:paraId="5F675954"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1B08B2CD" w14:textId="77777777" w:rsidR="009E7EA7" w:rsidRDefault="00161A38" w:rsidP="00EA4722">
            <w:pPr>
              <w:pStyle w:val="BodyA"/>
              <w:jc w:val="center"/>
            </w:pPr>
            <w:r>
              <w:rPr>
                <w:rStyle w:val="None"/>
                <w:rFonts w:ascii="Garamond" w:hAnsi="Garamond"/>
                <w:sz w:val="20"/>
                <w:szCs w:val="20"/>
              </w:rPr>
              <w:t>G</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37C0180C" w14:textId="77777777" w:rsidR="009E7EA7" w:rsidRDefault="00161A38" w:rsidP="00EA4722">
            <w:pPr>
              <w:pStyle w:val="BodyA"/>
            </w:pPr>
            <w:r>
              <w:rPr>
                <w:rStyle w:val="None"/>
                <w:rFonts w:ascii="Garamond" w:hAnsi="Garamond"/>
                <w:color w:val="000000"/>
                <w:sz w:val="20"/>
                <w:szCs w:val="20"/>
                <w:u w:color="000000"/>
              </w:rPr>
              <w:t>3-10 helix</w:t>
            </w:r>
          </w:p>
        </w:tc>
      </w:tr>
      <w:tr w:rsidR="009E7EA7" w14:paraId="26728D6B"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1ADAC49C" w14:textId="77777777" w:rsidR="009E7EA7" w:rsidRDefault="00161A38" w:rsidP="00EA4722">
            <w:pPr>
              <w:pStyle w:val="BodyA"/>
              <w:jc w:val="center"/>
            </w:pPr>
            <w:r>
              <w:rPr>
                <w:rStyle w:val="None"/>
                <w:rFonts w:ascii="Garamond" w:hAnsi="Garamond"/>
                <w:sz w:val="20"/>
                <w:szCs w:val="20"/>
              </w:rPr>
              <w:t>I</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55B54706" w14:textId="77777777" w:rsidR="009E7EA7" w:rsidRDefault="00161A38" w:rsidP="00EA4722">
            <w:pPr>
              <w:pStyle w:val="BodyA"/>
            </w:pPr>
            <w:r>
              <w:rPr>
                <w:rStyle w:val="None"/>
                <w:rFonts w:ascii="Garamond" w:hAnsi="Garamond"/>
                <w:color w:val="000000"/>
                <w:sz w:val="20"/>
                <w:szCs w:val="20"/>
                <w:u w:color="000000"/>
              </w:rPr>
              <w:t>Pi helix</w:t>
            </w:r>
          </w:p>
        </w:tc>
      </w:tr>
      <w:tr w:rsidR="009E7EA7" w14:paraId="4DAEE130" w14:textId="77777777" w:rsidTr="00B76C6C">
        <w:trPr>
          <w:trHeight w:val="144"/>
          <w:jc w:val="center"/>
        </w:trPr>
        <w:tc>
          <w:tcPr>
            <w:tcW w:w="1008"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13A80C5A" w14:textId="77777777" w:rsidR="009E7EA7" w:rsidRDefault="00161A38" w:rsidP="00EA4722">
            <w:pPr>
              <w:pStyle w:val="BodyA"/>
              <w:jc w:val="center"/>
            </w:pPr>
            <w:r>
              <w:rPr>
                <w:rStyle w:val="None"/>
                <w:rFonts w:ascii="Garamond" w:hAnsi="Garamond"/>
                <w:sz w:val="20"/>
                <w:szCs w:val="20"/>
              </w:rPr>
              <w:t>C</w:t>
            </w:r>
          </w:p>
        </w:tc>
        <w:tc>
          <w:tcPr>
            <w:tcW w:w="4860" w:type="dxa"/>
            <w:tcBorders>
              <w:top w:val="single" w:sz="4" w:space="0" w:color="00000A"/>
              <w:left w:val="single" w:sz="4" w:space="0" w:color="00000A"/>
              <w:bottom w:val="single" w:sz="4" w:space="0" w:color="00000A"/>
              <w:right w:val="single" w:sz="4" w:space="0" w:color="00000A"/>
            </w:tcBorders>
            <w:shd w:val="clear" w:color="auto" w:fill="FFFFFF"/>
            <w:tcMar>
              <w:top w:w="80" w:type="dxa"/>
              <w:left w:w="80" w:type="dxa"/>
              <w:bottom w:w="80" w:type="dxa"/>
              <w:right w:w="80" w:type="dxa"/>
            </w:tcMar>
            <w:vAlign w:val="center"/>
          </w:tcPr>
          <w:p w14:paraId="30EEA14D" w14:textId="77777777" w:rsidR="009E7EA7" w:rsidRDefault="00161A38" w:rsidP="00EA4722">
            <w:pPr>
              <w:pStyle w:val="BodyA"/>
            </w:pPr>
            <w:r>
              <w:rPr>
                <w:rStyle w:val="None"/>
                <w:rFonts w:ascii="Garamond" w:hAnsi="Garamond"/>
                <w:color w:val="000000"/>
                <w:sz w:val="20"/>
                <w:szCs w:val="20"/>
                <w:u w:color="000000"/>
              </w:rPr>
              <w:t>Coil</w:t>
            </w:r>
          </w:p>
        </w:tc>
      </w:tr>
    </w:tbl>
    <w:p w14:paraId="4901BC96" w14:textId="77777777" w:rsidR="009E7EA7" w:rsidRDefault="009E7EA7" w:rsidP="00E947F2">
      <w:pPr>
        <w:pStyle w:val="BodyA"/>
        <w:rPr>
          <w:rStyle w:val="None"/>
          <w:rFonts w:ascii="Garamond" w:eastAsia="Garamond" w:hAnsi="Garamond" w:cs="Garamond"/>
        </w:rPr>
      </w:pPr>
    </w:p>
    <w:p w14:paraId="62ACB1A3" w14:textId="0F0341E0" w:rsidR="009E7EA7" w:rsidRDefault="00161A38" w:rsidP="00E947F2">
      <w:pPr>
        <w:pStyle w:val="BodyA"/>
        <w:rPr>
          <w:rStyle w:val="None"/>
          <w:rFonts w:ascii="Garamond" w:eastAsia="Garamond" w:hAnsi="Garamond" w:cs="Garamond"/>
          <w:b/>
          <w:bCs/>
          <w:color w:val="000000"/>
          <w:u w:color="000000"/>
        </w:rPr>
      </w:pPr>
      <w:r>
        <w:rPr>
          <w:rStyle w:val="None"/>
          <w:rFonts w:ascii="Garamond" w:hAnsi="Garamond"/>
        </w:rPr>
        <w:t xml:space="preserve">The two bars </w:t>
      </w:r>
      <w:r w:rsidR="00F21065">
        <w:rPr>
          <w:rStyle w:val="None"/>
          <w:rFonts w:ascii="Garamond" w:hAnsi="Garamond"/>
        </w:rPr>
        <w:t xml:space="preserve">on </w:t>
      </w:r>
      <w:r>
        <w:rPr>
          <w:rStyle w:val="None"/>
          <w:rFonts w:ascii="Garamond" w:hAnsi="Garamond"/>
        </w:rPr>
        <w:t xml:space="preserve">the top left side of the Timeline window control horizontal and both-axis zoom, and the vertical bar controls </w:t>
      </w:r>
      <w:r w:rsidR="00F17671">
        <w:rPr>
          <w:rStyle w:val="None"/>
          <w:rFonts w:ascii="Garamond" w:hAnsi="Garamond"/>
        </w:rPr>
        <w:t xml:space="preserve">the </w:t>
      </w:r>
      <w:r>
        <w:rPr>
          <w:rStyle w:val="None"/>
          <w:rFonts w:ascii="Garamond" w:hAnsi="Garamond"/>
        </w:rPr>
        <w:t xml:space="preserve">vertical zoom. You can always reset the zoom by selecting the “fit all” </w:t>
      </w:r>
      <w:r w:rsidR="00106DA2" w:rsidRPr="0060788C">
        <w:rPr>
          <w:rFonts w:ascii="Garamond" w:hAnsi="Garamond" w:cs="Times New Roman"/>
        </w:rPr>
        <w:t>button.</w:t>
      </w:r>
      <w:r w:rsidR="00106DA2">
        <w:rPr>
          <w:rFonts w:ascii="Garamond" w:hAnsi="Garamond" w:cs="Times New Roman"/>
        </w:rPr>
        <w:t xml:space="preserve"> </w:t>
      </w:r>
      <w:r>
        <w:rPr>
          <w:rStyle w:val="None"/>
          <w:rFonts w:ascii="Garamond" w:hAnsi="Garamond"/>
          <w:b/>
          <w:bCs/>
          <w:color w:val="000000"/>
          <w:u w:color="000000"/>
        </w:rPr>
        <w:t xml:space="preserve">Clicking anywhere on the timeline 2D plot with your left mouse button selects a particular residue </w:t>
      </w:r>
      <w:r w:rsidR="00B850B8">
        <w:rPr>
          <w:rStyle w:val="None"/>
          <w:rFonts w:ascii="Garamond" w:hAnsi="Garamond"/>
          <w:b/>
          <w:bCs/>
          <w:color w:val="000000"/>
          <w:u w:color="000000"/>
        </w:rPr>
        <w:t xml:space="preserve">from </w:t>
      </w:r>
      <w:r>
        <w:rPr>
          <w:rStyle w:val="None"/>
          <w:rFonts w:ascii="Garamond" w:hAnsi="Garamond"/>
          <w:b/>
          <w:bCs/>
          <w:color w:val="000000"/>
          <w:u w:color="000000"/>
        </w:rPr>
        <w:t>a particular frame. Information about the selection is displayed in a box at the lower left of VMD. The selection is also displayed in the Graphical VMD window, highlighted in red.</w:t>
      </w:r>
    </w:p>
    <w:p w14:paraId="1627B0AE" w14:textId="77777777" w:rsidR="009E7EA7" w:rsidRDefault="009E7EA7" w:rsidP="00E947F2">
      <w:pPr>
        <w:pStyle w:val="BodyA"/>
        <w:rPr>
          <w:rStyle w:val="None"/>
          <w:rFonts w:ascii="Garamond" w:eastAsia="Garamond" w:hAnsi="Garamond" w:cs="Garamond"/>
        </w:rPr>
      </w:pPr>
    </w:p>
    <w:p w14:paraId="0BB1BD5C" w14:textId="77777777" w:rsidR="00CC1042" w:rsidRDefault="00161A38" w:rsidP="00E947F2">
      <w:pPr>
        <w:pStyle w:val="BodyA"/>
        <w:rPr>
          <w:rStyle w:val="None"/>
          <w:rFonts w:ascii="Garamond" w:hAnsi="Garamond"/>
          <w:color w:val="009900"/>
          <w:u w:color="008000"/>
        </w:rPr>
      </w:pPr>
      <w:r w:rsidRPr="004C6AF8">
        <w:rPr>
          <w:rStyle w:val="None"/>
          <w:rFonts w:ascii="Garamond" w:hAnsi="Garamond"/>
          <w:b/>
          <w:bCs/>
          <w:color w:val="009900"/>
          <w:u w:color="008000"/>
        </w:rPr>
        <w:t>Q</w:t>
      </w:r>
      <w:r w:rsidR="00214F1A">
        <w:rPr>
          <w:rStyle w:val="None"/>
          <w:rFonts w:ascii="Garamond" w:hAnsi="Garamond"/>
          <w:b/>
          <w:bCs/>
          <w:color w:val="009900"/>
          <w:u w:color="008000"/>
        </w:rPr>
        <w:t>2</w:t>
      </w:r>
      <w:r w:rsidRPr="004C6AF8">
        <w:rPr>
          <w:rStyle w:val="None"/>
          <w:rFonts w:ascii="Garamond" w:hAnsi="Garamond"/>
          <w:b/>
          <w:bCs/>
          <w:color w:val="009900"/>
          <w:u w:color="008000"/>
        </w:rPr>
        <w:t>.</w:t>
      </w:r>
    </w:p>
    <w:p w14:paraId="3CBA241A" w14:textId="77777777" w:rsidR="00CC1042" w:rsidRPr="00CC1042" w:rsidRDefault="00161A38" w:rsidP="00EA4722">
      <w:pPr>
        <w:pStyle w:val="BodyA"/>
        <w:numPr>
          <w:ilvl w:val="0"/>
          <w:numId w:val="4"/>
        </w:numPr>
        <w:rPr>
          <w:rStyle w:val="None"/>
          <w:rFonts w:ascii="Garamond" w:eastAsia="Garamond" w:hAnsi="Garamond" w:cs="Garamond"/>
          <w:color w:val="009900"/>
          <w:u w:color="008000"/>
        </w:rPr>
      </w:pPr>
      <w:r w:rsidRPr="004C6AF8">
        <w:rPr>
          <w:rStyle w:val="None"/>
          <w:rFonts w:ascii="Garamond" w:hAnsi="Garamond"/>
          <w:color w:val="009900"/>
          <w:u w:color="008000"/>
        </w:rPr>
        <w:t xml:space="preserve">What are the axis labels in the Timeline window for secondary structure analysis? </w:t>
      </w:r>
    </w:p>
    <w:p w14:paraId="4C07BD54" w14:textId="4FD16E85" w:rsidR="00CC1042" w:rsidRPr="00CC1042" w:rsidRDefault="00161A38" w:rsidP="00EA4722">
      <w:pPr>
        <w:pStyle w:val="BodyA"/>
        <w:numPr>
          <w:ilvl w:val="0"/>
          <w:numId w:val="4"/>
        </w:numPr>
        <w:rPr>
          <w:rStyle w:val="None"/>
          <w:rFonts w:ascii="Garamond" w:eastAsia="Garamond" w:hAnsi="Garamond" w:cs="Garamond"/>
          <w:color w:val="009900"/>
          <w:u w:color="008000"/>
        </w:rPr>
      </w:pPr>
      <w:r w:rsidRPr="004C6AF8">
        <w:rPr>
          <w:rStyle w:val="None"/>
          <w:rFonts w:ascii="Garamond" w:hAnsi="Garamond"/>
          <w:color w:val="009900"/>
          <w:u w:color="008000"/>
        </w:rPr>
        <w:t xml:space="preserve">Using Timeline, locate residue </w:t>
      </w:r>
      <w:r w:rsidR="004A4C9E">
        <w:rPr>
          <w:rStyle w:val="None"/>
          <w:rFonts w:ascii="Garamond" w:hAnsi="Garamond"/>
          <w:color w:val="009900"/>
          <w:u w:color="008000"/>
        </w:rPr>
        <w:t>2</w:t>
      </w:r>
      <w:r w:rsidRPr="004C6AF8">
        <w:rPr>
          <w:rStyle w:val="None"/>
          <w:rFonts w:ascii="Garamond" w:hAnsi="Garamond"/>
          <w:color w:val="009900"/>
          <w:u w:color="008000"/>
        </w:rPr>
        <w:t xml:space="preserve">8 at frame </w:t>
      </w:r>
      <w:r w:rsidR="00106DA2" w:rsidRPr="004C6AF8">
        <w:rPr>
          <w:rStyle w:val="None"/>
          <w:rFonts w:ascii="Garamond" w:hAnsi="Garamond"/>
          <w:color w:val="009900"/>
          <w:u w:color="008000"/>
        </w:rPr>
        <w:t>6</w:t>
      </w:r>
      <w:r w:rsidR="004A4C9E">
        <w:rPr>
          <w:rStyle w:val="None"/>
          <w:rFonts w:ascii="Garamond" w:hAnsi="Garamond"/>
          <w:color w:val="009900"/>
          <w:u w:color="008000"/>
        </w:rPr>
        <w:t>6</w:t>
      </w:r>
      <w:r w:rsidR="00C454C4">
        <w:rPr>
          <w:rStyle w:val="None"/>
          <w:rFonts w:ascii="Garamond" w:hAnsi="Garamond"/>
          <w:color w:val="009900"/>
          <w:u w:color="008000"/>
        </w:rPr>
        <w:t>,</w:t>
      </w:r>
      <w:r w:rsidRPr="004C6AF8">
        <w:rPr>
          <w:rStyle w:val="None"/>
          <w:rFonts w:ascii="Garamond" w:hAnsi="Garamond"/>
          <w:color w:val="009900"/>
          <w:u w:color="008000"/>
        </w:rPr>
        <w:t xml:space="preserve"> take a screenshot of this residue in </w:t>
      </w:r>
      <w:r w:rsidR="006F2E56">
        <w:rPr>
          <w:rStyle w:val="None"/>
          <w:rFonts w:ascii="Garamond" w:hAnsi="Garamond"/>
          <w:color w:val="009900"/>
          <w:u w:color="008000"/>
        </w:rPr>
        <w:t xml:space="preserve">the </w:t>
      </w:r>
      <w:r w:rsidRPr="004C6AF8">
        <w:rPr>
          <w:rStyle w:val="None"/>
          <w:rFonts w:ascii="Garamond" w:hAnsi="Garamond"/>
          <w:color w:val="009900"/>
          <w:u w:color="008000"/>
        </w:rPr>
        <w:t xml:space="preserve">VMD </w:t>
      </w:r>
      <w:r w:rsidR="006F2E56">
        <w:rPr>
          <w:rStyle w:val="None"/>
          <w:rFonts w:ascii="Garamond" w:hAnsi="Garamond"/>
          <w:color w:val="009900"/>
          <w:u w:color="008000"/>
        </w:rPr>
        <w:t xml:space="preserve">display </w:t>
      </w:r>
      <w:r w:rsidRPr="004C6AF8">
        <w:rPr>
          <w:rStyle w:val="None"/>
          <w:rFonts w:ascii="Garamond" w:hAnsi="Garamond"/>
          <w:color w:val="009900"/>
          <w:u w:color="008000"/>
        </w:rPr>
        <w:t>window (not timeline)</w:t>
      </w:r>
      <w:r w:rsidR="00C454C4">
        <w:rPr>
          <w:rStyle w:val="None"/>
          <w:rFonts w:ascii="Garamond" w:hAnsi="Garamond"/>
          <w:color w:val="009900"/>
          <w:u w:color="008000"/>
        </w:rPr>
        <w:t>,</w:t>
      </w:r>
      <w:r w:rsidRPr="004C6AF8">
        <w:rPr>
          <w:rStyle w:val="None"/>
          <w:rFonts w:ascii="Garamond" w:hAnsi="Garamond"/>
          <w:color w:val="009900"/>
          <w:u w:color="008000"/>
        </w:rPr>
        <w:t xml:space="preserve"> and attach it below. </w:t>
      </w:r>
    </w:p>
    <w:p w14:paraId="5FF72F15" w14:textId="07FB613E" w:rsidR="009E7EA7" w:rsidRPr="004C6AF8" w:rsidRDefault="003319D1" w:rsidP="00EA4722">
      <w:pPr>
        <w:pStyle w:val="BodyA"/>
        <w:numPr>
          <w:ilvl w:val="0"/>
          <w:numId w:val="4"/>
        </w:numPr>
        <w:rPr>
          <w:rStyle w:val="None"/>
          <w:rFonts w:ascii="Garamond" w:eastAsia="Garamond" w:hAnsi="Garamond" w:cs="Garamond"/>
          <w:color w:val="009900"/>
          <w:u w:color="008000"/>
        </w:rPr>
      </w:pPr>
      <w:r>
        <w:rPr>
          <w:rStyle w:val="None"/>
          <w:rFonts w:ascii="Garamond" w:hAnsi="Garamond"/>
          <w:color w:val="009900"/>
          <w:u w:color="008000"/>
        </w:rPr>
        <w:t>What</w:t>
      </w:r>
      <w:r w:rsidRPr="004C6AF8">
        <w:rPr>
          <w:rStyle w:val="None"/>
          <w:rFonts w:ascii="Garamond" w:hAnsi="Garamond"/>
          <w:color w:val="009900"/>
          <w:u w:color="008000"/>
        </w:rPr>
        <w:t xml:space="preserve"> </w:t>
      </w:r>
      <w:r w:rsidR="00161A38" w:rsidRPr="004C6AF8">
        <w:rPr>
          <w:rStyle w:val="None"/>
          <w:rFonts w:ascii="Garamond" w:hAnsi="Garamond"/>
          <w:color w:val="009900"/>
          <w:u w:color="008000"/>
        </w:rPr>
        <w:t xml:space="preserve">amino acid </w:t>
      </w:r>
      <w:r w:rsidR="00106DA2" w:rsidRPr="004C6AF8">
        <w:rPr>
          <w:rStyle w:val="None"/>
          <w:rFonts w:ascii="Garamond" w:hAnsi="Garamond"/>
          <w:color w:val="009900"/>
          <w:u w:color="008000"/>
        </w:rPr>
        <w:t>is</w:t>
      </w:r>
      <w:r w:rsidR="00161A38" w:rsidRPr="004C6AF8">
        <w:rPr>
          <w:rStyle w:val="None"/>
          <w:rFonts w:ascii="Garamond" w:hAnsi="Garamond"/>
          <w:color w:val="009900"/>
          <w:u w:color="008000"/>
        </w:rPr>
        <w:t xml:space="preserve"> th</w:t>
      </w:r>
      <w:r w:rsidR="00106DA2" w:rsidRPr="004C6AF8">
        <w:rPr>
          <w:rStyle w:val="None"/>
          <w:rFonts w:ascii="Garamond" w:hAnsi="Garamond"/>
          <w:color w:val="009900"/>
          <w:u w:color="008000"/>
        </w:rPr>
        <w:t>is</w:t>
      </w:r>
      <w:r w:rsidR="00161A38" w:rsidRPr="004C6AF8">
        <w:rPr>
          <w:rStyle w:val="None"/>
          <w:rFonts w:ascii="Garamond" w:hAnsi="Garamond"/>
          <w:color w:val="009900"/>
          <w:u w:color="008000"/>
        </w:rPr>
        <w:t xml:space="preserve"> residue?</w:t>
      </w:r>
    </w:p>
    <w:p w14:paraId="28D6243A" w14:textId="77777777" w:rsidR="009E7EA7" w:rsidRDefault="009E7EA7" w:rsidP="00EA4722">
      <w:pPr>
        <w:pStyle w:val="BodyA"/>
        <w:rPr>
          <w:rStyle w:val="None"/>
          <w:rFonts w:ascii="Garamond" w:eastAsia="Garamond" w:hAnsi="Garamond" w:cs="Garamond"/>
          <w:color w:val="008000"/>
          <w:u w:color="008000"/>
        </w:rPr>
      </w:pPr>
    </w:p>
    <w:p w14:paraId="3A38989E" w14:textId="0FFE0308" w:rsidR="009E7EA7" w:rsidRPr="00583393" w:rsidRDefault="00161A38" w:rsidP="00EA4722">
      <w:pPr>
        <w:pStyle w:val="BodyA"/>
        <w:rPr>
          <w:rStyle w:val="None"/>
          <w:rFonts w:ascii="Garamond" w:eastAsia="Garamond" w:hAnsi="Garamond" w:cs="Garamond"/>
          <w:color w:val="0432FF"/>
        </w:rPr>
      </w:pPr>
      <w:r w:rsidRPr="008042D1">
        <w:rPr>
          <w:rStyle w:val="None"/>
          <w:rFonts w:ascii="Garamond" w:hAnsi="Garamond"/>
          <w:color w:val="000000"/>
        </w:rPr>
        <w:t xml:space="preserve">You can also click and drag with your left mouse button in Timeline to select a different residue or watch the action of a residue as the trajectory goes on. </w:t>
      </w:r>
      <w:r w:rsidR="005C323E">
        <w:rPr>
          <w:rStyle w:val="None"/>
          <w:rFonts w:ascii="Garamond" w:hAnsi="Garamond"/>
          <w:color w:val="000000"/>
        </w:rPr>
        <w:t>You can</w:t>
      </w:r>
      <w:r w:rsidR="006B7302">
        <w:rPr>
          <w:rStyle w:val="None"/>
          <w:rFonts w:ascii="Garamond" w:hAnsi="Garamond"/>
          <w:color w:val="000000"/>
        </w:rPr>
        <w:t xml:space="preserve"> </w:t>
      </w:r>
      <w:r w:rsidR="006B7302">
        <w:rPr>
          <w:rStyle w:val="None"/>
          <w:rFonts w:ascii="Garamond" w:hAnsi="Garamond"/>
        </w:rPr>
        <w:t>c</w:t>
      </w:r>
      <w:r w:rsidR="006B7302" w:rsidRPr="008042D1">
        <w:rPr>
          <w:rStyle w:val="None"/>
          <w:rFonts w:ascii="Garamond" w:hAnsi="Garamond"/>
        </w:rPr>
        <w:t xml:space="preserve">lick </w:t>
      </w:r>
      <w:r w:rsidRPr="008042D1">
        <w:rPr>
          <w:rStyle w:val="None"/>
          <w:rFonts w:ascii="Garamond" w:hAnsi="Garamond"/>
        </w:rPr>
        <w:t xml:space="preserve">and drag with your right mouse button </w:t>
      </w:r>
      <w:r w:rsidR="006B7302">
        <w:rPr>
          <w:rStyle w:val="None"/>
          <w:rFonts w:ascii="Garamond" w:hAnsi="Garamond"/>
        </w:rPr>
        <w:t xml:space="preserve">to select </w:t>
      </w:r>
      <w:r w:rsidRPr="008042D1">
        <w:rPr>
          <w:rStyle w:val="None"/>
          <w:rFonts w:ascii="Garamond" w:hAnsi="Garamond"/>
        </w:rPr>
        <w:t xml:space="preserve">an area to zoom in and click with your right mouse button </w:t>
      </w:r>
      <w:r w:rsidR="006B7302">
        <w:rPr>
          <w:rStyle w:val="None"/>
          <w:rFonts w:ascii="Garamond" w:hAnsi="Garamond"/>
        </w:rPr>
        <w:t>to zoom</w:t>
      </w:r>
      <w:r w:rsidRPr="008042D1">
        <w:rPr>
          <w:rStyle w:val="None"/>
          <w:rFonts w:ascii="Garamond" w:hAnsi="Garamond"/>
        </w:rPr>
        <w:t xml:space="preserve"> out. </w:t>
      </w:r>
      <w:r w:rsidRPr="00583393">
        <w:rPr>
          <w:rStyle w:val="None"/>
          <w:rFonts w:ascii="Garamond" w:hAnsi="Garamond"/>
          <w:color w:val="0432FF"/>
        </w:rPr>
        <w:t>Using these controls, watch the protein trajectory again.</w:t>
      </w:r>
    </w:p>
    <w:p w14:paraId="2843AD2E" w14:textId="77777777" w:rsidR="009E7EA7" w:rsidRDefault="009E7EA7" w:rsidP="00EA4722">
      <w:pPr>
        <w:pStyle w:val="BodyA"/>
        <w:rPr>
          <w:rStyle w:val="Hyperlink1"/>
        </w:rPr>
      </w:pPr>
    </w:p>
    <w:p w14:paraId="47579800" w14:textId="68BF2ED1" w:rsidR="009E7EA7" w:rsidRDefault="00161A38" w:rsidP="00EA4722">
      <w:pPr>
        <w:pStyle w:val="BodyA"/>
        <w:rPr>
          <w:rStyle w:val="None"/>
          <w:rFonts w:ascii="Garamond" w:eastAsia="Garamond" w:hAnsi="Garamond" w:cs="Garamond"/>
          <w:color w:val="000000"/>
          <w:u w:color="000000"/>
        </w:rPr>
      </w:pPr>
      <w:r>
        <w:rPr>
          <w:rStyle w:val="None"/>
          <w:rFonts w:ascii="Garamond" w:hAnsi="Garamond"/>
          <w:color w:val="000000"/>
          <w:u w:color="000000"/>
        </w:rPr>
        <w:t>In the image below, you can see that in (a)</w:t>
      </w:r>
      <w:r w:rsidR="006B7302">
        <w:rPr>
          <w:rStyle w:val="None"/>
          <w:rFonts w:ascii="Garamond" w:hAnsi="Garamond"/>
          <w:color w:val="000000"/>
          <w:u w:color="000000"/>
        </w:rPr>
        <w:t>,</w:t>
      </w:r>
      <w:r>
        <w:rPr>
          <w:rStyle w:val="None"/>
          <w:rFonts w:ascii="Garamond" w:hAnsi="Garamond"/>
          <w:color w:val="000000"/>
          <w:u w:color="000000"/>
        </w:rPr>
        <w:t xml:space="preserve"> the purple region still shows a </w:t>
      </w:r>
      <w:r>
        <w:rPr>
          <w:rStyle w:val="None"/>
          <w:rFonts w:ascii="Symbol" w:hAnsi="Symbol"/>
          <w:color w:val="000000"/>
          <w:u w:color="000000"/>
        </w:rPr>
        <w:t></w:t>
      </w:r>
      <w:r>
        <w:rPr>
          <w:rStyle w:val="None"/>
          <w:rFonts w:ascii="Garamond" w:hAnsi="Garamond"/>
          <w:color w:val="000000"/>
          <w:u w:color="000000"/>
        </w:rPr>
        <w:t>-strand secondary structure, while in (b)</w:t>
      </w:r>
      <w:r w:rsidR="006B7302">
        <w:rPr>
          <w:rStyle w:val="None"/>
          <w:rFonts w:ascii="Garamond" w:hAnsi="Garamond"/>
          <w:color w:val="000000"/>
          <w:u w:color="000000"/>
        </w:rPr>
        <w:t>,</w:t>
      </w:r>
      <w:r>
        <w:rPr>
          <w:rStyle w:val="None"/>
          <w:rFonts w:ascii="Garamond" w:hAnsi="Garamond"/>
          <w:color w:val="000000"/>
          <w:u w:color="000000"/>
        </w:rPr>
        <w:t xml:space="preserve"> </w:t>
      </w:r>
      <w:r w:rsidR="00D44603">
        <w:rPr>
          <w:rStyle w:val="None"/>
          <w:rFonts w:ascii="Garamond" w:hAnsi="Garamond"/>
          <w:color w:val="000000"/>
          <w:u w:color="000000"/>
        </w:rPr>
        <w:t>this</w:t>
      </w:r>
      <w:r>
        <w:rPr>
          <w:rStyle w:val="None"/>
          <w:rFonts w:ascii="Garamond" w:hAnsi="Garamond"/>
          <w:color w:val="000000"/>
          <w:u w:color="000000"/>
        </w:rPr>
        <w:t xml:space="preserve"> secondary structure</w:t>
      </w:r>
      <w:r w:rsidR="00D44603">
        <w:rPr>
          <w:rStyle w:val="None"/>
          <w:rFonts w:ascii="Garamond" w:hAnsi="Garamond"/>
          <w:color w:val="000000"/>
          <w:u w:color="000000"/>
        </w:rPr>
        <w:t xml:space="preserve"> is </w:t>
      </w:r>
      <w:r w:rsidR="004A4C9E">
        <w:rPr>
          <w:rStyle w:val="None"/>
          <w:rFonts w:ascii="Garamond" w:hAnsi="Garamond"/>
          <w:color w:val="000000"/>
          <w:u w:color="000000"/>
        </w:rPr>
        <w:t>lost,</w:t>
      </w:r>
      <w:r w:rsidR="00D44603">
        <w:rPr>
          <w:rStyle w:val="None"/>
          <w:rFonts w:ascii="Garamond" w:hAnsi="Garamond"/>
          <w:color w:val="000000"/>
          <w:u w:color="000000"/>
        </w:rPr>
        <w:t xml:space="preserve"> and the </w:t>
      </w:r>
      <w:r>
        <w:rPr>
          <w:rStyle w:val="None"/>
          <w:rFonts w:ascii="Symbol" w:hAnsi="Symbol"/>
          <w:color w:val="000000"/>
          <w:u w:color="000000"/>
        </w:rPr>
        <w:t></w:t>
      </w:r>
      <w:r>
        <w:rPr>
          <w:rStyle w:val="None"/>
          <w:rFonts w:ascii="Garamond" w:hAnsi="Garamond"/>
          <w:color w:val="000000"/>
          <w:u w:color="000000"/>
        </w:rPr>
        <w:t>-strand turns into a coil. This can clearly be correlated to visual analysis of the same residues over the time frame</w:t>
      </w:r>
      <w:r w:rsidR="006B7302">
        <w:rPr>
          <w:rStyle w:val="None"/>
          <w:rFonts w:ascii="Garamond" w:hAnsi="Garamond"/>
          <w:color w:val="000000"/>
          <w:u w:color="000000"/>
        </w:rPr>
        <w:t>,</w:t>
      </w:r>
      <w:r>
        <w:rPr>
          <w:rStyle w:val="None"/>
          <w:rFonts w:ascii="Garamond" w:hAnsi="Garamond"/>
          <w:color w:val="000000"/>
          <w:u w:color="000000"/>
        </w:rPr>
        <w:t xml:space="preserve"> as seen in the image on the right (note the loss of secondary structure).</w:t>
      </w:r>
    </w:p>
    <w:p w14:paraId="254F0449" w14:textId="636418AB" w:rsidR="00DD40BE" w:rsidRPr="00DD40BE" w:rsidRDefault="00161A38" w:rsidP="00EA4722">
      <w:pPr>
        <w:pStyle w:val="BodyA"/>
        <w:jc w:val="center"/>
        <w:rPr>
          <w:rStyle w:val="None"/>
          <w:rFonts w:ascii="Garamond" w:eastAsia="Garamond" w:hAnsi="Garamond" w:cs="Garamond"/>
          <w:color w:val="008000"/>
          <w:u w:color="008000"/>
        </w:rPr>
      </w:pPr>
      <w:r>
        <w:rPr>
          <w:rStyle w:val="None"/>
          <w:rFonts w:ascii="Garamond" w:eastAsia="Garamond" w:hAnsi="Garamond" w:cs="Garamond"/>
          <w:noProof/>
          <w:color w:val="000000"/>
          <w:u w:color="000000"/>
        </w:rPr>
        <w:lastRenderedPageBreak/>
        <w:drawing>
          <wp:inline distT="0" distB="0" distL="0" distR="0" wp14:anchorId="753DDE53" wp14:editId="61871202">
            <wp:extent cx="4996815" cy="3040380"/>
            <wp:effectExtent l="0" t="0" r="0" b="0"/>
            <wp:docPr id="1073741828" name="officeArt object" descr="Image3"/>
            <wp:cNvGraphicFramePr/>
            <a:graphic xmlns:a="http://schemas.openxmlformats.org/drawingml/2006/main">
              <a:graphicData uri="http://schemas.openxmlformats.org/drawingml/2006/picture">
                <pic:pic xmlns:pic="http://schemas.openxmlformats.org/drawingml/2006/picture">
                  <pic:nvPicPr>
                    <pic:cNvPr id="1073741828" name="Image3" descr="Image3"/>
                    <pic:cNvPicPr>
                      <a:picLocks noChangeAspect="1"/>
                    </pic:cNvPicPr>
                  </pic:nvPicPr>
                  <pic:blipFill>
                    <a:blip r:embed="rId14"/>
                    <a:stretch>
                      <a:fillRect/>
                    </a:stretch>
                  </pic:blipFill>
                  <pic:spPr>
                    <a:xfrm>
                      <a:off x="0" y="0"/>
                      <a:ext cx="4996815" cy="3040380"/>
                    </a:xfrm>
                    <a:prstGeom prst="rect">
                      <a:avLst/>
                    </a:prstGeom>
                    <a:ln w="12700" cap="flat">
                      <a:noFill/>
                      <a:miter lim="400000"/>
                    </a:ln>
                    <a:effectLst/>
                  </pic:spPr>
                </pic:pic>
              </a:graphicData>
            </a:graphic>
          </wp:inline>
        </w:drawing>
      </w:r>
    </w:p>
    <w:p w14:paraId="551F8DDD" w14:textId="502F1C0F" w:rsidR="00DD40BE" w:rsidRDefault="00DD40BE" w:rsidP="00EA4722">
      <w:pPr>
        <w:pStyle w:val="BodyA"/>
        <w:rPr>
          <w:rStyle w:val="None"/>
          <w:rFonts w:ascii="Garamond" w:hAnsi="Garamond"/>
          <w:color w:val="000000"/>
          <w:u w:color="000000"/>
        </w:rPr>
      </w:pPr>
      <w:r>
        <w:rPr>
          <w:rStyle w:val="None"/>
          <w:rFonts w:ascii="Garamond" w:hAnsi="Garamond"/>
          <w:color w:val="000000"/>
          <w:u w:color="000000"/>
        </w:rPr>
        <w:t>VMD assigns the secondary structure (</w:t>
      </w:r>
      <w:r>
        <w:rPr>
          <w:rStyle w:val="None"/>
          <w:rFonts w:ascii="Symbol" w:hAnsi="Symbol"/>
          <w:color w:val="000000"/>
          <w:u w:color="000000"/>
        </w:rPr>
        <w:t></w:t>
      </w:r>
      <w:r>
        <w:rPr>
          <w:rStyle w:val="None"/>
          <w:rFonts w:ascii="Garamond" w:hAnsi="Garamond"/>
          <w:color w:val="000000"/>
          <w:u w:color="000000"/>
        </w:rPr>
        <w:t xml:space="preserve">-sheets and </w:t>
      </w:r>
      <w:r>
        <w:rPr>
          <w:rStyle w:val="None"/>
          <w:rFonts w:ascii="Symbol" w:hAnsi="Symbol"/>
          <w:color w:val="000000"/>
          <w:u w:color="000000"/>
        </w:rPr>
        <w:t></w:t>
      </w:r>
      <w:r>
        <w:rPr>
          <w:rStyle w:val="None"/>
          <w:rFonts w:ascii="Garamond" w:hAnsi="Garamond"/>
          <w:color w:val="000000"/>
          <w:u w:color="000000"/>
        </w:rPr>
        <w:t xml:space="preserve">-helices) </w:t>
      </w:r>
      <w:r w:rsidR="00535618">
        <w:rPr>
          <w:rStyle w:val="None"/>
          <w:rFonts w:ascii="Garamond" w:hAnsi="Garamond"/>
          <w:color w:val="000000"/>
          <w:u w:color="000000"/>
        </w:rPr>
        <w:t xml:space="preserve">in </w:t>
      </w:r>
      <w:r>
        <w:rPr>
          <w:rStyle w:val="None"/>
          <w:rFonts w:ascii="Garamond" w:hAnsi="Garamond"/>
          <w:color w:val="000000"/>
          <w:u w:color="000000"/>
        </w:rPr>
        <w:t xml:space="preserve">the first frame and keeps the same assignment through the trajectory (to save </w:t>
      </w:r>
      <w:r w:rsidR="00535618">
        <w:rPr>
          <w:rStyle w:val="None"/>
          <w:rFonts w:ascii="Garamond" w:hAnsi="Garamond"/>
          <w:color w:val="000000"/>
          <w:u w:color="000000"/>
        </w:rPr>
        <w:t xml:space="preserve">on </w:t>
      </w:r>
      <w:r>
        <w:rPr>
          <w:rStyle w:val="None"/>
          <w:rFonts w:ascii="Garamond" w:hAnsi="Garamond"/>
          <w:color w:val="000000"/>
          <w:u w:color="000000"/>
        </w:rPr>
        <w:t xml:space="preserve">memory) even </w:t>
      </w:r>
      <w:r w:rsidR="00A541F7">
        <w:rPr>
          <w:rStyle w:val="None"/>
          <w:rFonts w:ascii="Garamond" w:hAnsi="Garamond"/>
          <w:color w:val="000000"/>
          <w:u w:color="000000"/>
        </w:rPr>
        <w:t xml:space="preserve">though </w:t>
      </w:r>
      <w:r>
        <w:rPr>
          <w:rStyle w:val="None"/>
          <w:rFonts w:ascii="Garamond" w:hAnsi="Garamond"/>
          <w:color w:val="000000"/>
          <w:u w:color="000000"/>
        </w:rPr>
        <w:t>the secondary structure</w:t>
      </w:r>
      <w:r w:rsidR="00A541F7">
        <w:rPr>
          <w:rStyle w:val="None"/>
          <w:rFonts w:ascii="Garamond" w:hAnsi="Garamond"/>
          <w:color w:val="000000"/>
          <w:u w:color="000000"/>
        </w:rPr>
        <w:t xml:space="preserve"> may</w:t>
      </w:r>
      <w:r>
        <w:rPr>
          <w:rStyle w:val="None"/>
          <w:rFonts w:ascii="Garamond" w:hAnsi="Garamond"/>
          <w:color w:val="000000"/>
          <w:u w:color="000000"/>
        </w:rPr>
        <w:t xml:space="preserve"> change. </w:t>
      </w:r>
      <w:r w:rsidRPr="00DD40BE">
        <w:rPr>
          <w:rStyle w:val="None"/>
          <w:rFonts w:ascii="Garamond" w:hAnsi="Garamond"/>
          <w:b/>
          <w:bCs/>
          <w:color w:val="0432FF"/>
          <w:u w:color="000000"/>
        </w:rPr>
        <w:t>This is misleading and needs to be corrected.</w:t>
      </w:r>
      <w:r w:rsidRPr="00DD40BE">
        <w:rPr>
          <w:rStyle w:val="None"/>
          <w:rFonts w:ascii="Garamond" w:hAnsi="Garamond"/>
          <w:color w:val="0432FF"/>
          <w:u w:color="000000"/>
        </w:rPr>
        <w:t xml:space="preserve"> </w:t>
      </w:r>
      <w:r>
        <w:rPr>
          <w:rStyle w:val="None"/>
          <w:rFonts w:ascii="Garamond" w:hAnsi="Garamond"/>
          <w:color w:val="000000"/>
          <w:u w:color="000000"/>
        </w:rPr>
        <w:t xml:space="preserve">Download the </w:t>
      </w:r>
      <w:proofErr w:type="spellStart"/>
      <w:r w:rsidRPr="00E947F2">
        <w:rPr>
          <w:rStyle w:val="None"/>
          <w:rFonts w:ascii="Courier New" w:hAnsi="Courier New" w:cs="Courier New"/>
          <w:color w:val="000000"/>
          <w:u w:color="000000"/>
          <w:lang w:val="it-IT"/>
        </w:rPr>
        <w:t>sscache.tcl</w:t>
      </w:r>
      <w:proofErr w:type="spellEnd"/>
      <w:r>
        <w:rPr>
          <w:rStyle w:val="None"/>
          <w:rFonts w:ascii="Garamond" w:hAnsi="Garamond"/>
          <w:color w:val="000000"/>
          <w:u w:color="000000"/>
        </w:rPr>
        <w:t xml:space="preserve"> script from Canvas and </w:t>
      </w:r>
      <w:r>
        <w:rPr>
          <w:rStyle w:val="None"/>
          <w:rFonts w:ascii="Garamond" w:hAnsi="Garamond"/>
          <w:i/>
          <w:iCs/>
          <w:color w:val="000000"/>
          <w:u w:color="000000"/>
        </w:rPr>
        <w:t>source</w:t>
      </w:r>
      <w:r>
        <w:rPr>
          <w:rStyle w:val="None"/>
          <w:rFonts w:ascii="Garamond" w:hAnsi="Garamond"/>
          <w:color w:val="000000"/>
          <w:u w:color="000000"/>
        </w:rPr>
        <w:t xml:space="preserve"> it in the VMD TK console (this script </w:t>
      </w:r>
      <w:r w:rsidR="00EB3EA9">
        <w:rPr>
          <w:rStyle w:val="None"/>
          <w:rFonts w:ascii="Garamond" w:hAnsi="Garamond"/>
          <w:color w:val="000000"/>
          <w:u w:color="000000"/>
        </w:rPr>
        <w:t xml:space="preserve">updates </w:t>
      </w:r>
      <w:r>
        <w:rPr>
          <w:rStyle w:val="None"/>
          <w:rFonts w:ascii="Garamond" w:hAnsi="Garamond"/>
          <w:color w:val="000000"/>
          <w:u w:color="000000"/>
        </w:rPr>
        <w:t xml:space="preserve">the secondary structure assignment </w:t>
      </w:r>
      <w:r w:rsidR="00EB3EA9">
        <w:rPr>
          <w:rStyle w:val="None"/>
          <w:rFonts w:ascii="Garamond" w:hAnsi="Garamond"/>
          <w:color w:val="000000"/>
          <w:u w:color="000000"/>
        </w:rPr>
        <w:t xml:space="preserve">for </w:t>
      </w:r>
      <w:r w:rsidR="00307A58">
        <w:rPr>
          <w:rStyle w:val="None"/>
          <w:rFonts w:ascii="Garamond" w:hAnsi="Garamond"/>
          <w:color w:val="000000"/>
          <w:u w:color="000000"/>
        </w:rPr>
        <w:t>each</w:t>
      </w:r>
      <w:r w:rsidR="00EB3EA9">
        <w:rPr>
          <w:rStyle w:val="None"/>
          <w:rFonts w:ascii="Garamond" w:hAnsi="Garamond"/>
          <w:color w:val="000000"/>
          <w:u w:color="000000"/>
        </w:rPr>
        <w:t xml:space="preserve"> </w:t>
      </w:r>
      <w:r>
        <w:rPr>
          <w:rStyle w:val="None"/>
          <w:rFonts w:ascii="Garamond" w:hAnsi="Garamond"/>
          <w:color w:val="000000"/>
          <w:u w:color="000000"/>
        </w:rPr>
        <w:t>frame). Then run the script with the following command</w:t>
      </w:r>
      <w:r w:rsidR="00D102D2">
        <w:rPr>
          <w:rStyle w:val="None"/>
          <w:rFonts w:ascii="Garamond" w:hAnsi="Garamond"/>
          <w:color w:val="000000"/>
          <w:u w:color="000000"/>
        </w:rPr>
        <w:t>:</w:t>
      </w:r>
    </w:p>
    <w:p w14:paraId="36922849" w14:textId="77777777" w:rsidR="00DD40BE" w:rsidRDefault="00DD40BE" w:rsidP="00EA4722">
      <w:pPr>
        <w:pStyle w:val="BodyA"/>
        <w:rPr>
          <w:rStyle w:val="None"/>
          <w:rFonts w:ascii="Garamond" w:eastAsia="Garamond" w:hAnsi="Garamond" w:cs="Garamond"/>
        </w:rPr>
      </w:pPr>
    </w:p>
    <w:p w14:paraId="2020398F" w14:textId="4FFD4C2A" w:rsidR="00DD40BE" w:rsidRDefault="00DD40BE" w:rsidP="00E947F2">
      <w:pPr>
        <w:pStyle w:val="BodyA"/>
        <w:tabs>
          <w:tab w:val="left" w:pos="1800"/>
        </w:tabs>
        <w:ind w:right="480"/>
        <w:rPr>
          <w:rStyle w:val="None"/>
          <w:rFonts w:ascii="Garamond" w:eastAsia="Garamond" w:hAnsi="Garamond" w:cs="Garamond"/>
        </w:rPr>
      </w:pPr>
      <w:proofErr w:type="spellStart"/>
      <w:r w:rsidRPr="00E947F2">
        <w:rPr>
          <w:rStyle w:val="None"/>
          <w:rFonts w:ascii="Courier New" w:hAnsi="Courier New" w:cs="Courier New"/>
          <w:color w:val="000000"/>
          <w:u w:color="000000"/>
          <w:lang w:val="it-IT"/>
        </w:rPr>
        <w:t>start_sscache</w:t>
      </w:r>
      <w:proofErr w:type="spellEnd"/>
      <w:r w:rsidRPr="00E947F2">
        <w:rPr>
          <w:rStyle w:val="None"/>
          <w:rFonts w:ascii="Courier New" w:hAnsi="Courier New" w:cs="Courier New"/>
          <w:color w:val="000000"/>
          <w:u w:color="000000"/>
          <w:lang w:val="it-IT"/>
        </w:rPr>
        <w:t xml:space="preserve"> </w:t>
      </w:r>
      <w:proofErr w:type="spellStart"/>
      <w:r w:rsidRPr="00E947F2">
        <w:rPr>
          <w:rStyle w:val="None"/>
          <w:rFonts w:ascii="Courier New" w:hAnsi="Courier New" w:cs="Courier New"/>
          <w:color w:val="000000"/>
          <w:u w:color="000000"/>
          <w:lang w:val="it-IT"/>
        </w:rPr>
        <w:t>molid</w:t>
      </w:r>
      <w:proofErr w:type="spellEnd"/>
      <w:r w:rsidR="00832D5E">
        <w:rPr>
          <w:rStyle w:val="None"/>
          <w:rFonts w:ascii="Garamond" w:eastAsia="Garamond" w:hAnsi="Garamond" w:cs="Garamond"/>
          <w:color w:val="000000"/>
          <w:u w:color="000000"/>
        </w:rPr>
        <w:tab/>
      </w:r>
      <w:r>
        <w:rPr>
          <w:rStyle w:val="None"/>
          <w:rFonts w:ascii="Garamond" w:eastAsia="Garamond" w:hAnsi="Garamond" w:cs="Garamond"/>
          <w:color w:val="000000"/>
          <w:u w:color="000000"/>
        </w:rPr>
        <w:t>(</w:t>
      </w:r>
      <w:proofErr w:type="spellStart"/>
      <w:r w:rsidRPr="00E947F2">
        <w:rPr>
          <w:rStyle w:val="None"/>
          <w:rFonts w:ascii="Courier New" w:hAnsi="Courier New" w:cs="Courier New"/>
          <w:color w:val="000000"/>
          <w:u w:color="000000"/>
          <w:lang w:val="it-IT"/>
        </w:rPr>
        <w:t>molid</w:t>
      </w:r>
      <w:proofErr w:type="spellEnd"/>
      <w:r>
        <w:rPr>
          <w:rStyle w:val="None"/>
          <w:rFonts w:ascii="Garamond" w:hAnsi="Garamond"/>
          <w:color w:val="000000"/>
          <w:u w:color="000000"/>
        </w:rPr>
        <w:t xml:space="preserve"> is the number assigned to the protein by VMD</w:t>
      </w:r>
      <w:r w:rsidR="00473AC7">
        <w:rPr>
          <w:rStyle w:val="None"/>
          <w:rFonts w:ascii="Garamond" w:hAnsi="Garamond"/>
          <w:color w:val="000000"/>
          <w:u w:color="000000"/>
        </w:rPr>
        <w:t>, found in VMD main</w:t>
      </w:r>
      <w:r>
        <w:rPr>
          <w:rStyle w:val="None"/>
          <w:rFonts w:ascii="Garamond" w:hAnsi="Garamond"/>
          <w:color w:val="000000"/>
          <w:u w:color="000000"/>
        </w:rPr>
        <w:t>)</w:t>
      </w:r>
    </w:p>
    <w:p w14:paraId="07DD601C" w14:textId="77777777" w:rsidR="00DD40BE" w:rsidRDefault="00DD40BE" w:rsidP="00EA4722">
      <w:pPr>
        <w:pStyle w:val="BodyA"/>
        <w:rPr>
          <w:rStyle w:val="None"/>
          <w:rFonts w:ascii="Garamond" w:hAnsi="Garamond"/>
          <w:b/>
          <w:bCs/>
          <w:color w:val="009900"/>
          <w:u w:color="008000"/>
        </w:rPr>
      </w:pPr>
    </w:p>
    <w:p w14:paraId="31F8E434" w14:textId="435FCF7C" w:rsidR="00DD40BE" w:rsidRPr="00DD40BE" w:rsidRDefault="00DD40BE" w:rsidP="00EA4722">
      <w:pPr>
        <w:pStyle w:val="BodyA"/>
        <w:rPr>
          <w:rStyle w:val="None"/>
          <w:rFonts w:ascii="Garamond" w:eastAsia="Garamond" w:hAnsi="Garamond" w:cs="Garamond"/>
          <w:b/>
          <w:bCs/>
        </w:rPr>
      </w:pPr>
      <w:r w:rsidRPr="00DD40BE">
        <w:rPr>
          <w:rStyle w:val="None"/>
          <w:rFonts w:ascii="Garamond" w:hAnsi="Garamond"/>
          <w:b/>
          <w:bCs/>
          <w:color w:val="000000"/>
        </w:rPr>
        <w:t xml:space="preserve">It would be best to show the protein with “new cartoon” and color it </w:t>
      </w:r>
      <w:r w:rsidR="00524A30">
        <w:rPr>
          <w:rStyle w:val="None"/>
          <w:rFonts w:ascii="Garamond" w:hAnsi="Garamond"/>
          <w:b/>
          <w:bCs/>
          <w:color w:val="000000"/>
        </w:rPr>
        <w:t>by</w:t>
      </w:r>
      <w:r w:rsidR="00524A30" w:rsidRPr="00DD40BE">
        <w:rPr>
          <w:rStyle w:val="None"/>
          <w:rFonts w:ascii="Garamond" w:hAnsi="Garamond"/>
          <w:b/>
          <w:bCs/>
          <w:color w:val="000000"/>
        </w:rPr>
        <w:t xml:space="preserve"> </w:t>
      </w:r>
      <w:r w:rsidRPr="00DD40BE">
        <w:rPr>
          <w:rStyle w:val="None"/>
          <w:rFonts w:ascii="Garamond" w:hAnsi="Garamond"/>
          <w:b/>
          <w:bCs/>
          <w:color w:val="000000"/>
        </w:rPr>
        <w:t>“secondary structure” b</w:t>
      </w:r>
      <w:r w:rsidR="00D102D2">
        <w:rPr>
          <w:rStyle w:val="None"/>
          <w:rFonts w:ascii="Garamond" w:hAnsi="Garamond"/>
          <w:b/>
          <w:bCs/>
          <w:color w:val="000000"/>
        </w:rPr>
        <w:t>e</w:t>
      </w:r>
      <w:r w:rsidRPr="00DD40BE">
        <w:rPr>
          <w:rStyle w:val="None"/>
          <w:rFonts w:ascii="Garamond" w:hAnsi="Garamond"/>
          <w:b/>
          <w:bCs/>
          <w:color w:val="000000"/>
        </w:rPr>
        <w:t>fore you check the trajectory.</w:t>
      </w:r>
    </w:p>
    <w:p w14:paraId="165E620C" w14:textId="77777777" w:rsidR="00DD40BE" w:rsidRDefault="00DD40BE" w:rsidP="00EA4722">
      <w:pPr>
        <w:pStyle w:val="BodyA"/>
        <w:rPr>
          <w:rStyle w:val="None"/>
          <w:rFonts w:ascii="Garamond" w:hAnsi="Garamond"/>
          <w:b/>
          <w:bCs/>
          <w:color w:val="009900"/>
          <w:u w:color="008000"/>
        </w:rPr>
      </w:pPr>
    </w:p>
    <w:p w14:paraId="6D571EEC" w14:textId="34575B82" w:rsidR="00FC636D" w:rsidRPr="00867EC0" w:rsidRDefault="00161A38" w:rsidP="00EA4722">
      <w:pPr>
        <w:pStyle w:val="BodyA"/>
        <w:rPr>
          <w:rStyle w:val="None"/>
          <w:rFonts w:ascii="Garamond" w:hAnsi="Garamond"/>
          <w:color w:val="FF0000"/>
          <w:u w:color="008000"/>
        </w:rPr>
      </w:pPr>
      <w:r w:rsidRPr="004C6AF8">
        <w:rPr>
          <w:rStyle w:val="None"/>
          <w:rFonts w:ascii="Garamond" w:hAnsi="Garamond"/>
          <w:b/>
          <w:bCs/>
          <w:color w:val="009900"/>
          <w:u w:color="008000"/>
        </w:rPr>
        <w:t>Q</w:t>
      </w:r>
      <w:r w:rsidR="004D2509">
        <w:rPr>
          <w:rStyle w:val="None"/>
          <w:rFonts w:ascii="Garamond" w:hAnsi="Garamond"/>
          <w:b/>
          <w:bCs/>
          <w:color w:val="009900"/>
          <w:u w:color="008000"/>
        </w:rPr>
        <w:t>3</w:t>
      </w:r>
      <w:r w:rsidRPr="004C6AF8">
        <w:rPr>
          <w:rStyle w:val="None"/>
          <w:rFonts w:ascii="Garamond" w:hAnsi="Garamond"/>
          <w:b/>
          <w:bCs/>
          <w:color w:val="009900"/>
          <w:u w:color="008000"/>
        </w:rPr>
        <w:t>.</w:t>
      </w:r>
    </w:p>
    <w:p w14:paraId="424A3A92" w14:textId="77777777" w:rsidR="00FC636D" w:rsidRDefault="00161A38" w:rsidP="00EA4722">
      <w:pPr>
        <w:pStyle w:val="BodyA"/>
        <w:numPr>
          <w:ilvl w:val="0"/>
          <w:numId w:val="5"/>
        </w:numPr>
        <w:rPr>
          <w:rStyle w:val="None"/>
          <w:rFonts w:ascii="Garamond" w:hAnsi="Garamond"/>
          <w:color w:val="009900"/>
          <w:u w:color="008000"/>
        </w:rPr>
      </w:pPr>
      <w:r w:rsidRPr="004C6AF8">
        <w:rPr>
          <w:rStyle w:val="None"/>
          <w:rFonts w:ascii="Garamond" w:hAnsi="Garamond"/>
          <w:color w:val="009900"/>
          <w:u w:color="008000"/>
        </w:rPr>
        <w:t xml:space="preserve">Where in the protein do the β-sheets unfold earliest (provide the residue numbers), and where in the protein do the β-sheets unfold latest (provide the residue numbers)?  </w:t>
      </w:r>
    </w:p>
    <w:p w14:paraId="34B5D02D" w14:textId="77777777" w:rsidR="007C49F2" w:rsidRDefault="00161A38" w:rsidP="00EA4722">
      <w:pPr>
        <w:pStyle w:val="BodyA"/>
        <w:numPr>
          <w:ilvl w:val="0"/>
          <w:numId w:val="5"/>
        </w:numPr>
        <w:rPr>
          <w:rStyle w:val="None"/>
          <w:rFonts w:ascii="Garamond" w:hAnsi="Garamond"/>
          <w:color w:val="009900"/>
          <w:u w:color="008000"/>
        </w:rPr>
      </w:pPr>
      <w:r w:rsidRPr="004C6AF8">
        <w:rPr>
          <w:rStyle w:val="None"/>
          <w:rFonts w:ascii="Garamond" w:hAnsi="Garamond"/>
          <w:color w:val="009900"/>
          <w:u w:color="008000"/>
        </w:rPr>
        <w:t xml:space="preserve">Why do you think this is the case? </w:t>
      </w:r>
    </w:p>
    <w:p w14:paraId="3E001FB8" w14:textId="77777777" w:rsidR="007C49F2" w:rsidRDefault="007C49F2" w:rsidP="00EA4722">
      <w:pPr>
        <w:pStyle w:val="BodyA"/>
        <w:rPr>
          <w:rStyle w:val="None"/>
          <w:rFonts w:ascii="Garamond" w:hAnsi="Garamond"/>
          <w:color w:val="009900"/>
          <w:u w:color="008000"/>
        </w:rPr>
      </w:pPr>
    </w:p>
    <w:p w14:paraId="2271D4FB" w14:textId="3100DD3D" w:rsidR="000336AC" w:rsidRDefault="00161A38" w:rsidP="00EA4722">
      <w:pPr>
        <w:pStyle w:val="BodyA"/>
        <w:rPr>
          <w:rStyle w:val="None"/>
          <w:rFonts w:ascii="Garamond" w:hAnsi="Garamond"/>
          <w:color w:val="009900"/>
          <w:u w:color="009900"/>
        </w:rPr>
      </w:pPr>
      <w:r w:rsidRPr="004C6AF8">
        <w:rPr>
          <w:rStyle w:val="None"/>
          <w:rFonts w:ascii="Garamond" w:hAnsi="Garamond"/>
          <w:b/>
          <w:bCs/>
          <w:color w:val="009900"/>
          <w:u w:color="009900"/>
        </w:rPr>
        <w:t>Q</w:t>
      </w:r>
      <w:r w:rsidR="004D2509">
        <w:rPr>
          <w:rStyle w:val="None"/>
          <w:rFonts w:ascii="Garamond" w:hAnsi="Garamond"/>
          <w:b/>
          <w:bCs/>
          <w:color w:val="009900"/>
          <w:u w:color="009900"/>
        </w:rPr>
        <w:t>4</w:t>
      </w:r>
      <w:r w:rsidRPr="004C6AF8">
        <w:rPr>
          <w:rStyle w:val="None"/>
          <w:rFonts w:ascii="Garamond" w:hAnsi="Garamond"/>
          <w:b/>
          <w:bCs/>
          <w:color w:val="009900"/>
          <w:u w:color="009900"/>
        </w:rPr>
        <w:t>.</w:t>
      </w:r>
      <w:r w:rsidRPr="004C6AF8">
        <w:rPr>
          <w:rStyle w:val="None"/>
          <w:rFonts w:ascii="Garamond" w:hAnsi="Garamond"/>
          <w:color w:val="009900"/>
          <w:u w:color="009900"/>
        </w:rPr>
        <w:t xml:space="preserve"> </w:t>
      </w:r>
      <w:r w:rsidR="007E2AB2">
        <w:rPr>
          <w:rStyle w:val="None"/>
          <w:rFonts w:ascii="Garamond" w:hAnsi="Garamond"/>
          <w:color w:val="009900"/>
          <w:u w:color="009900"/>
        </w:rPr>
        <w:t>O</w:t>
      </w:r>
      <w:r w:rsidRPr="004C6AF8">
        <w:rPr>
          <w:rStyle w:val="None"/>
          <w:rFonts w:ascii="Garamond" w:hAnsi="Garamond"/>
          <w:color w:val="009900"/>
          <w:u w:color="009900"/>
        </w:rPr>
        <w:t xml:space="preserve">bserve, using the timeline plot, the loss of secondary structure </w:t>
      </w:r>
      <w:r w:rsidR="001B10AC">
        <w:rPr>
          <w:rStyle w:val="None"/>
          <w:rFonts w:ascii="Garamond" w:hAnsi="Garamond"/>
          <w:color w:val="009900"/>
          <w:u w:color="009900"/>
        </w:rPr>
        <w:t>in</w:t>
      </w:r>
      <w:r w:rsidRPr="004C6AF8">
        <w:rPr>
          <w:rStyle w:val="None"/>
          <w:rFonts w:ascii="Garamond" w:hAnsi="Garamond"/>
          <w:color w:val="009900"/>
          <w:u w:color="009900"/>
        </w:rPr>
        <w:t xml:space="preserve"> residue 2</w:t>
      </w:r>
      <w:r w:rsidR="00832D5E">
        <w:rPr>
          <w:rStyle w:val="None"/>
          <w:rFonts w:ascii="Garamond" w:hAnsi="Garamond"/>
          <w:color w:val="009900"/>
          <w:u w:color="009900"/>
        </w:rPr>
        <w:t>2</w:t>
      </w:r>
      <w:r w:rsidRPr="004C6AF8">
        <w:rPr>
          <w:rStyle w:val="None"/>
          <w:rFonts w:ascii="Garamond" w:hAnsi="Garamond"/>
          <w:color w:val="009900"/>
          <w:u w:color="009900"/>
        </w:rPr>
        <w:t>.</w:t>
      </w:r>
    </w:p>
    <w:p w14:paraId="04046539" w14:textId="265CE544" w:rsidR="000336AC" w:rsidRPr="000336AC" w:rsidRDefault="00161A38" w:rsidP="00EA4722">
      <w:pPr>
        <w:pStyle w:val="BodyA"/>
        <w:numPr>
          <w:ilvl w:val="0"/>
          <w:numId w:val="6"/>
        </w:numPr>
        <w:rPr>
          <w:rStyle w:val="None"/>
          <w:rFonts w:ascii="Garamond" w:eastAsia="Garamond" w:hAnsi="Garamond" w:cs="Garamond"/>
          <w:color w:val="009900"/>
          <w:u w:color="009051"/>
        </w:rPr>
      </w:pPr>
      <w:r w:rsidRPr="004C6AF8">
        <w:rPr>
          <w:rStyle w:val="None"/>
          <w:rFonts w:ascii="Garamond" w:hAnsi="Garamond"/>
          <w:color w:val="009900"/>
          <w:u w:color="009900"/>
        </w:rPr>
        <w:t xml:space="preserve">Attach pictures </w:t>
      </w:r>
      <w:r w:rsidR="00BF3851">
        <w:rPr>
          <w:rStyle w:val="None"/>
          <w:rFonts w:ascii="Garamond" w:hAnsi="Garamond"/>
          <w:color w:val="009900"/>
          <w:u w:color="009900"/>
        </w:rPr>
        <w:t>(</w:t>
      </w:r>
      <w:r w:rsidRPr="004C6AF8">
        <w:rPr>
          <w:rStyle w:val="None"/>
          <w:rFonts w:ascii="Garamond" w:hAnsi="Garamond"/>
          <w:color w:val="009900"/>
          <w:u w:color="009900"/>
        </w:rPr>
        <w:t>just as above</w:t>
      </w:r>
      <w:r w:rsidR="00BF3851">
        <w:rPr>
          <w:rStyle w:val="None"/>
          <w:rFonts w:ascii="Garamond" w:hAnsi="Garamond"/>
          <w:color w:val="009900"/>
          <w:u w:color="009900"/>
        </w:rPr>
        <w:t>)</w:t>
      </w:r>
      <w:r w:rsidRPr="004C6AF8">
        <w:rPr>
          <w:rStyle w:val="None"/>
          <w:rFonts w:ascii="Garamond" w:hAnsi="Garamond"/>
          <w:color w:val="009900"/>
          <w:u w:color="009900"/>
        </w:rPr>
        <w:t xml:space="preserve"> showing the residue right before and right after the moment</w:t>
      </w:r>
      <w:ins w:id="0" w:author="Wang Yinong" w:date="2023-02-13T20:20:00Z">
        <w:r w:rsidR="001041D1">
          <w:rPr>
            <w:rStyle w:val="None"/>
            <w:rFonts w:ascii="Garamond" w:hAnsi="Garamond"/>
            <w:color w:val="009900"/>
            <w:u w:color="009900"/>
          </w:rPr>
          <w:t>,</w:t>
        </w:r>
      </w:ins>
      <w:r w:rsidRPr="004C6AF8">
        <w:rPr>
          <w:rStyle w:val="None"/>
          <w:rFonts w:ascii="Garamond" w:hAnsi="Garamond"/>
          <w:color w:val="009900"/>
          <w:u w:color="009900"/>
        </w:rPr>
        <w:t xml:space="preserve"> the </w:t>
      </w:r>
      <w:r w:rsidR="003F23F8" w:rsidRPr="004C6AF8">
        <w:rPr>
          <w:rStyle w:val="None"/>
          <w:rFonts w:ascii="Garamond" w:hAnsi="Garamond"/>
          <w:color w:val="009900"/>
          <w:u w:color="009900"/>
        </w:rPr>
        <w:t xml:space="preserve">secondary structure </w:t>
      </w:r>
      <w:r w:rsidR="003F23F8">
        <w:rPr>
          <w:rStyle w:val="None"/>
          <w:rFonts w:ascii="Garamond" w:hAnsi="Garamond"/>
          <w:color w:val="009900"/>
          <w:u w:color="009900"/>
        </w:rPr>
        <w:t xml:space="preserve">was </w:t>
      </w:r>
      <w:r w:rsidRPr="004C6AF8">
        <w:rPr>
          <w:rStyle w:val="None"/>
          <w:rFonts w:ascii="Garamond" w:hAnsi="Garamond"/>
          <w:color w:val="009900"/>
          <w:u w:color="009900"/>
        </w:rPr>
        <w:t>los</w:t>
      </w:r>
      <w:r w:rsidR="003F23F8">
        <w:rPr>
          <w:rStyle w:val="None"/>
          <w:rFonts w:ascii="Garamond" w:hAnsi="Garamond"/>
          <w:color w:val="009900"/>
          <w:u w:color="009900"/>
        </w:rPr>
        <w:t>t.</w:t>
      </w:r>
    </w:p>
    <w:p w14:paraId="37ABEC7C" w14:textId="77777777" w:rsidR="009E7EA7" w:rsidRPr="004C6AF8" w:rsidRDefault="00161A38" w:rsidP="00EA4722">
      <w:pPr>
        <w:pStyle w:val="BodyA"/>
        <w:numPr>
          <w:ilvl w:val="0"/>
          <w:numId w:val="6"/>
        </w:numPr>
        <w:rPr>
          <w:rStyle w:val="None"/>
          <w:rFonts w:ascii="Garamond" w:eastAsia="Garamond" w:hAnsi="Garamond" w:cs="Garamond"/>
          <w:color w:val="009900"/>
          <w:u w:color="009051"/>
        </w:rPr>
      </w:pPr>
      <w:r w:rsidRPr="004C6AF8">
        <w:rPr>
          <w:rStyle w:val="None"/>
          <w:rFonts w:ascii="Garamond" w:hAnsi="Garamond"/>
          <w:color w:val="009900"/>
          <w:u w:color="009900"/>
        </w:rPr>
        <w:t>List the frame number when this unfolding event happens.</w:t>
      </w:r>
    </w:p>
    <w:p w14:paraId="599C3467" w14:textId="77777777" w:rsidR="009E7EA7" w:rsidRDefault="009E7EA7" w:rsidP="00EA4722">
      <w:pPr>
        <w:pStyle w:val="BodyA"/>
        <w:rPr>
          <w:rStyle w:val="None"/>
          <w:rFonts w:ascii="Garamond" w:eastAsia="Garamond" w:hAnsi="Garamond" w:cs="Garamond"/>
          <w:b/>
          <w:bCs/>
          <w:color w:val="009051"/>
          <w:u w:color="009051"/>
        </w:rPr>
      </w:pPr>
    </w:p>
    <w:p w14:paraId="589327B6" w14:textId="705E194C" w:rsidR="009E7EA7" w:rsidRDefault="00161A38" w:rsidP="00EA4722">
      <w:pPr>
        <w:pStyle w:val="BodyA"/>
        <w:rPr>
          <w:rStyle w:val="None"/>
          <w:rFonts w:ascii="Garamond" w:eastAsia="Garamond" w:hAnsi="Garamond" w:cs="Garamond"/>
          <w:b/>
          <w:bCs/>
          <w:color w:val="000000"/>
          <w:u w:color="000000"/>
        </w:rPr>
      </w:pPr>
      <w:r>
        <w:rPr>
          <w:rStyle w:val="None"/>
          <w:rFonts w:ascii="Garamond" w:hAnsi="Garamond"/>
          <w:b/>
          <w:bCs/>
          <w:color w:val="000000"/>
          <w:u w:color="000000"/>
        </w:rPr>
        <w:t>B) Salt</w:t>
      </w:r>
      <w:r w:rsidR="000524DD">
        <w:rPr>
          <w:rStyle w:val="None"/>
          <w:rFonts w:ascii="Garamond" w:hAnsi="Garamond"/>
          <w:b/>
          <w:bCs/>
          <w:color w:val="000000"/>
          <w:u w:color="000000"/>
        </w:rPr>
        <w:t xml:space="preserve"> </w:t>
      </w:r>
      <w:r>
        <w:rPr>
          <w:rStyle w:val="None"/>
          <w:rFonts w:ascii="Garamond" w:hAnsi="Garamond"/>
          <w:b/>
          <w:bCs/>
          <w:color w:val="000000"/>
          <w:u w:color="000000"/>
        </w:rPr>
        <w:t>bridge Analysis</w:t>
      </w:r>
    </w:p>
    <w:p w14:paraId="20675839" w14:textId="7099B9A8" w:rsidR="009E7EA7" w:rsidRDefault="001041D1" w:rsidP="00EA4722">
      <w:pPr>
        <w:pStyle w:val="BodyA"/>
        <w:rPr>
          <w:rStyle w:val="None"/>
          <w:rFonts w:ascii="Garamond" w:eastAsia="Garamond" w:hAnsi="Garamond" w:cs="Garamond"/>
        </w:rPr>
      </w:pPr>
      <w:r>
        <w:rPr>
          <w:rStyle w:val="None"/>
          <w:rFonts w:ascii="Garamond" w:hAnsi="Garamond"/>
          <w:color w:val="000000"/>
          <w:u w:color="000000"/>
        </w:rPr>
        <w:t>Salt bridges</w:t>
      </w:r>
      <w:r w:rsidR="00161A38">
        <w:rPr>
          <w:rStyle w:val="None"/>
          <w:rFonts w:ascii="Garamond" w:hAnsi="Garamond"/>
          <w:color w:val="000000"/>
          <w:u w:color="000000"/>
        </w:rPr>
        <w:t xml:space="preserve"> are interactions between a pair of positively and negatively charged residues that help to stabilize the 3D structure of the protein. </w:t>
      </w:r>
      <w:r w:rsidR="00161A38" w:rsidRPr="007E2AB2">
        <w:rPr>
          <w:rStyle w:val="None"/>
          <w:rFonts w:ascii="Garamond" w:hAnsi="Garamond"/>
          <w:color w:val="0432FF"/>
          <w:u w:color="5B9BD5"/>
        </w:rPr>
        <w:t xml:space="preserve">To calculate the </w:t>
      </w:r>
      <w:r>
        <w:rPr>
          <w:rStyle w:val="None"/>
          <w:rFonts w:ascii="Garamond" w:hAnsi="Garamond"/>
          <w:color w:val="0432FF"/>
          <w:u w:color="5B9BD5"/>
        </w:rPr>
        <w:t>salt bridges</w:t>
      </w:r>
      <w:r w:rsidR="00161A38" w:rsidRPr="007E2AB2">
        <w:rPr>
          <w:rStyle w:val="None"/>
          <w:rFonts w:ascii="Garamond" w:hAnsi="Garamond"/>
          <w:color w:val="0432FF"/>
          <w:u w:color="5B9BD5"/>
        </w:rPr>
        <w:t>, reset your selection to “all</w:t>
      </w:r>
      <w:r>
        <w:rPr>
          <w:rStyle w:val="None"/>
          <w:rFonts w:ascii="Garamond" w:hAnsi="Garamond"/>
          <w:color w:val="0432FF"/>
          <w:u w:color="5B9BD5"/>
        </w:rPr>
        <w:t>,”</w:t>
      </w:r>
      <w:r w:rsidR="00161A38" w:rsidRPr="007E2AB2">
        <w:rPr>
          <w:rStyle w:val="None"/>
          <w:rFonts w:ascii="Garamond" w:hAnsi="Garamond"/>
          <w:color w:val="0432FF"/>
          <w:u w:color="5B9BD5"/>
        </w:rPr>
        <w:t xml:space="preserve"> and go into the “Calculate” menu, and select “</w:t>
      </w:r>
      <w:r w:rsidR="00161A38" w:rsidRPr="007E2AB2">
        <w:rPr>
          <w:rStyle w:val="None"/>
          <w:rFonts w:ascii="Garamond" w:hAnsi="Garamond"/>
          <w:color w:val="0432FF"/>
          <w:u w:color="5B9BD5"/>
          <w:lang w:val="it-IT"/>
        </w:rPr>
        <w:t xml:space="preserve">Calc. Salt </w:t>
      </w:r>
      <w:r w:rsidR="00DA157A" w:rsidRPr="007E2AB2">
        <w:rPr>
          <w:rStyle w:val="None"/>
          <w:rFonts w:ascii="Garamond" w:hAnsi="Garamond"/>
          <w:color w:val="0432FF"/>
          <w:u w:color="5B9BD5"/>
          <w:lang w:val="it-IT"/>
        </w:rPr>
        <w:t>Bridges</w:t>
      </w:r>
      <w:r w:rsidR="00161A38" w:rsidRPr="007E2AB2">
        <w:rPr>
          <w:rStyle w:val="None"/>
          <w:rFonts w:ascii="Garamond" w:hAnsi="Garamond"/>
          <w:color w:val="0432FF"/>
          <w:u w:color="5B9BD5"/>
        </w:rPr>
        <w:t>”. Use the default distance cutoff value of 3.2</w:t>
      </w:r>
      <w:r w:rsidR="007E2AB2">
        <w:rPr>
          <w:rStyle w:val="None"/>
          <w:rFonts w:ascii="Garamond" w:hAnsi="Garamond"/>
          <w:color w:val="0432FF"/>
          <w:u w:color="5B9BD5"/>
        </w:rPr>
        <w:t xml:space="preserve"> </w:t>
      </w:r>
      <w:r w:rsidR="00161A38" w:rsidRPr="007E2AB2">
        <w:rPr>
          <w:rStyle w:val="None"/>
          <w:rFonts w:ascii="Garamond" w:hAnsi="Garamond"/>
          <w:color w:val="0432FF"/>
          <w:u w:color="5B9BD5"/>
        </w:rPr>
        <w:t>Å between sidechain atom O of one residue and atom N of the other residue</w:t>
      </w:r>
      <w:r w:rsidR="00161A38" w:rsidRPr="007E2AB2">
        <w:rPr>
          <w:rStyle w:val="None"/>
          <w:rFonts w:ascii="Garamond" w:hAnsi="Garamond"/>
          <w:color w:val="0432FF"/>
          <w:u w:color="000000"/>
        </w:rPr>
        <w:t xml:space="preserve">. </w:t>
      </w:r>
      <w:r w:rsidR="00161A38">
        <w:rPr>
          <w:rStyle w:val="None"/>
          <w:rFonts w:ascii="Garamond" w:hAnsi="Garamond"/>
          <w:color w:val="000000"/>
          <w:u w:color="000000"/>
        </w:rPr>
        <w:t xml:space="preserve">This plot is slightly different from the ones you have seen previously. </w:t>
      </w:r>
      <w:r w:rsidR="00161A38" w:rsidRPr="007E2AB2">
        <w:rPr>
          <w:rStyle w:val="None"/>
          <w:rFonts w:ascii="Garamond" w:hAnsi="Garamond"/>
          <w:b/>
          <w:bCs/>
          <w:color w:val="000000"/>
          <w:u w:color="000000"/>
        </w:rPr>
        <w:t>Instead of showing every residue on the y-axis, it shows lots of individual salt bridges on the y-axis.</w:t>
      </w:r>
      <w:r w:rsidR="00161A38">
        <w:rPr>
          <w:rStyle w:val="None"/>
          <w:rFonts w:ascii="Garamond" w:hAnsi="Garamond"/>
          <w:color w:val="000000"/>
          <w:u w:color="000000"/>
        </w:rPr>
        <w:t xml:space="preserve"> However, the controls remain the same.</w:t>
      </w:r>
    </w:p>
    <w:p w14:paraId="37B033C9" w14:textId="4331FF16" w:rsidR="009E7EA7" w:rsidRDefault="00161A38" w:rsidP="00EA4722">
      <w:pPr>
        <w:pStyle w:val="BodyA"/>
        <w:rPr>
          <w:rStyle w:val="None"/>
          <w:rFonts w:ascii="Garamond" w:eastAsia="Garamond" w:hAnsi="Garamond" w:cs="Garamond"/>
          <w:color w:val="000000"/>
          <w:u w:color="000000"/>
        </w:rPr>
      </w:pPr>
      <w:r>
        <w:rPr>
          <w:rStyle w:val="None"/>
          <w:rFonts w:ascii="Garamond" w:eastAsia="Garamond" w:hAnsi="Garamond" w:cs="Garamond"/>
          <w:noProof/>
          <w:color w:val="000000"/>
          <w:u w:color="000000"/>
        </w:rPr>
        <w:lastRenderedPageBreak/>
        <w:drawing>
          <wp:anchor distT="57150" distB="57150" distL="57150" distR="57150" simplePos="0" relativeHeight="251659264" behindDoc="0" locked="0" layoutInCell="1" allowOverlap="1" wp14:anchorId="15CABA4F" wp14:editId="1D5A2B8A">
            <wp:simplePos x="0" y="0"/>
            <wp:positionH relativeFrom="column">
              <wp:posOffset>3054827</wp:posOffset>
            </wp:positionH>
            <wp:positionV relativeFrom="line">
              <wp:posOffset>474</wp:posOffset>
            </wp:positionV>
            <wp:extent cx="3919221" cy="4084321"/>
            <wp:effectExtent l="0" t="0" r="0" b="0"/>
            <wp:wrapThrough wrapText="bothSides" distL="57150" distR="57150">
              <wp:wrapPolygon edited="1">
                <wp:start x="0" y="0"/>
                <wp:lineTo x="21600" y="0"/>
                <wp:lineTo x="21600" y="21600"/>
                <wp:lineTo x="0" y="21600"/>
                <wp:lineTo x="0" y="0"/>
              </wp:wrapPolygon>
            </wp:wrapThrough>
            <wp:docPr id="1073741829" name="officeArt object" descr="Image2"/>
            <wp:cNvGraphicFramePr/>
            <a:graphic xmlns:a="http://schemas.openxmlformats.org/drawingml/2006/main">
              <a:graphicData uri="http://schemas.openxmlformats.org/drawingml/2006/picture">
                <pic:pic xmlns:pic="http://schemas.openxmlformats.org/drawingml/2006/picture">
                  <pic:nvPicPr>
                    <pic:cNvPr id="1073741829" name="Image2" descr="Image2"/>
                    <pic:cNvPicPr>
                      <a:picLocks noChangeAspect="1"/>
                    </pic:cNvPicPr>
                  </pic:nvPicPr>
                  <pic:blipFill>
                    <a:blip r:embed="rId15"/>
                    <a:stretch>
                      <a:fillRect/>
                    </a:stretch>
                  </pic:blipFill>
                  <pic:spPr>
                    <a:xfrm>
                      <a:off x="0" y="0"/>
                      <a:ext cx="3919221" cy="4084321"/>
                    </a:xfrm>
                    <a:prstGeom prst="rect">
                      <a:avLst/>
                    </a:prstGeom>
                    <a:ln w="12700" cap="flat">
                      <a:noFill/>
                      <a:miter lim="400000"/>
                    </a:ln>
                    <a:effectLst/>
                  </pic:spPr>
                </pic:pic>
              </a:graphicData>
            </a:graphic>
          </wp:anchor>
        </w:drawing>
      </w:r>
      <w:r>
        <w:rPr>
          <w:rStyle w:val="None"/>
          <w:rFonts w:ascii="Garamond" w:hAnsi="Garamond"/>
          <w:color w:val="000000"/>
          <w:u w:color="000000"/>
        </w:rPr>
        <w:t xml:space="preserve">In the image in the </w:t>
      </w:r>
      <w:r w:rsidR="005660FC">
        <w:rPr>
          <w:rStyle w:val="None"/>
          <w:rFonts w:ascii="Garamond" w:hAnsi="Garamond"/>
          <w:color w:val="000000"/>
          <w:u w:color="000000"/>
        </w:rPr>
        <w:t>right,</w:t>
      </w:r>
      <w:r>
        <w:rPr>
          <w:rStyle w:val="None"/>
          <w:rFonts w:ascii="Garamond" w:hAnsi="Garamond"/>
          <w:color w:val="000000"/>
          <w:u w:color="000000"/>
        </w:rPr>
        <w:t xml:space="preserve"> you can see an example of a salt-bridge breaking. In the purple region, we can identify directly on the timeline plot where this break (the distance between the O N atoms becomes larger than 3.2 Å) happens, and then, by visual inspection of the trajectory we can see the salt-bridge breaking.</w:t>
      </w:r>
    </w:p>
    <w:p w14:paraId="032DCE2D" w14:textId="77777777" w:rsidR="009E7EA7" w:rsidRPr="004C6AF8" w:rsidRDefault="009E7EA7" w:rsidP="00EA4722">
      <w:pPr>
        <w:pStyle w:val="BodyA"/>
        <w:rPr>
          <w:rStyle w:val="None"/>
          <w:rFonts w:ascii="Garamond" w:eastAsia="Garamond" w:hAnsi="Garamond" w:cs="Garamond"/>
          <w:color w:val="009900"/>
          <w:u w:color="008000"/>
        </w:rPr>
      </w:pPr>
    </w:p>
    <w:p w14:paraId="0F4B3A0A" w14:textId="133339CE" w:rsidR="00773633" w:rsidRDefault="00161A38" w:rsidP="00EA4722">
      <w:pPr>
        <w:pStyle w:val="BodyA"/>
        <w:rPr>
          <w:rStyle w:val="None"/>
          <w:rFonts w:ascii="Garamond" w:hAnsi="Garamond"/>
          <w:color w:val="009900"/>
          <w:u w:color="008000"/>
        </w:rPr>
      </w:pPr>
      <w:r w:rsidRPr="004C6AF8">
        <w:rPr>
          <w:rStyle w:val="None"/>
          <w:rFonts w:ascii="Garamond" w:hAnsi="Garamond"/>
          <w:b/>
          <w:bCs/>
          <w:color w:val="009900"/>
          <w:u w:color="008000"/>
        </w:rPr>
        <w:t>Q</w:t>
      </w:r>
      <w:r w:rsidR="00D102D2">
        <w:rPr>
          <w:rStyle w:val="None"/>
          <w:rFonts w:ascii="Garamond" w:hAnsi="Garamond"/>
          <w:b/>
          <w:bCs/>
          <w:color w:val="009900"/>
          <w:u w:color="008000"/>
        </w:rPr>
        <w:t>5</w:t>
      </w:r>
      <w:r w:rsidRPr="004C6AF8">
        <w:rPr>
          <w:rStyle w:val="None"/>
          <w:rFonts w:ascii="Garamond" w:hAnsi="Garamond"/>
          <w:b/>
          <w:bCs/>
          <w:color w:val="009900"/>
          <w:u w:color="008000"/>
        </w:rPr>
        <w:t>.</w:t>
      </w:r>
      <w:r w:rsidRPr="004C6AF8">
        <w:rPr>
          <w:rStyle w:val="None"/>
          <w:rFonts w:ascii="Garamond" w:hAnsi="Garamond"/>
          <w:color w:val="009900"/>
          <w:u w:color="008000"/>
        </w:rPr>
        <w:t xml:space="preserve"> Select the ASP29-LYS54 salt</w:t>
      </w:r>
      <w:r w:rsidR="0058183B">
        <w:rPr>
          <w:rStyle w:val="None"/>
          <w:rFonts w:ascii="Garamond" w:hAnsi="Garamond"/>
          <w:color w:val="009900"/>
          <w:u w:color="008000"/>
        </w:rPr>
        <w:t xml:space="preserve"> </w:t>
      </w:r>
      <w:r w:rsidRPr="004C6AF8">
        <w:rPr>
          <w:rStyle w:val="None"/>
          <w:rFonts w:ascii="Garamond" w:hAnsi="Garamond"/>
          <w:color w:val="009900"/>
          <w:u w:color="008000"/>
        </w:rPr>
        <w:t xml:space="preserve">bridge, and watch it break by clicking </w:t>
      </w:r>
      <w:r w:rsidR="00D102D2">
        <w:rPr>
          <w:rStyle w:val="None"/>
          <w:rFonts w:ascii="Garamond" w:hAnsi="Garamond"/>
          <w:color w:val="009900"/>
          <w:u w:color="008000"/>
        </w:rPr>
        <w:t xml:space="preserve">the corresponding row in Timeline </w:t>
      </w:r>
      <w:r w:rsidRPr="004C6AF8">
        <w:rPr>
          <w:rStyle w:val="None"/>
          <w:rFonts w:ascii="Garamond" w:hAnsi="Garamond"/>
          <w:color w:val="009900"/>
          <w:u w:color="008000"/>
        </w:rPr>
        <w:t xml:space="preserve">and dragging left and right. </w:t>
      </w:r>
    </w:p>
    <w:p w14:paraId="53FE531F" w14:textId="4E1E3474" w:rsidR="00773633" w:rsidRPr="00773633" w:rsidRDefault="00161A38" w:rsidP="00EA4722">
      <w:pPr>
        <w:pStyle w:val="BodyA"/>
        <w:numPr>
          <w:ilvl w:val="0"/>
          <w:numId w:val="8"/>
        </w:numPr>
        <w:rPr>
          <w:rStyle w:val="None"/>
          <w:rFonts w:ascii="Garamond" w:eastAsia="Garamond" w:hAnsi="Garamond" w:cs="Garamond"/>
          <w:color w:val="009900"/>
        </w:rPr>
      </w:pPr>
      <w:r w:rsidRPr="004C6AF8">
        <w:rPr>
          <w:rStyle w:val="None"/>
          <w:rFonts w:ascii="Garamond" w:hAnsi="Garamond"/>
          <w:color w:val="009900"/>
          <w:u w:color="008000"/>
        </w:rPr>
        <w:t>Between which two frames does the salt</w:t>
      </w:r>
      <w:r w:rsidR="005B637D">
        <w:rPr>
          <w:rStyle w:val="None"/>
          <w:rFonts w:ascii="Garamond" w:hAnsi="Garamond"/>
          <w:color w:val="009900"/>
          <w:u w:color="008000"/>
        </w:rPr>
        <w:t xml:space="preserve"> </w:t>
      </w:r>
      <w:r w:rsidRPr="004C6AF8">
        <w:rPr>
          <w:rStyle w:val="None"/>
          <w:rFonts w:ascii="Garamond" w:hAnsi="Garamond"/>
          <w:color w:val="009900"/>
          <w:u w:color="008000"/>
        </w:rPr>
        <w:t>bridge break for the final time?</w:t>
      </w:r>
    </w:p>
    <w:p w14:paraId="5EC7B3A9" w14:textId="0C0D2999" w:rsidR="009E7EA7" w:rsidRPr="00E947F2" w:rsidRDefault="00161A38" w:rsidP="00EA4722">
      <w:pPr>
        <w:pStyle w:val="BodyA"/>
        <w:numPr>
          <w:ilvl w:val="0"/>
          <w:numId w:val="8"/>
        </w:numPr>
        <w:rPr>
          <w:rStyle w:val="None"/>
          <w:rFonts w:ascii="Garamond" w:eastAsia="Garamond" w:hAnsi="Garamond" w:cs="Garamond"/>
          <w:color w:val="009900"/>
        </w:rPr>
      </w:pPr>
      <w:r w:rsidRPr="004C6AF8">
        <w:rPr>
          <w:rStyle w:val="None"/>
          <w:rFonts w:ascii="Garamond" w:hAnsi="Garamond"/>
          <w:color w:val="009900"/>
          <w:u w:color="008000"/>
        </w:rPr>
        <w:t>Show these two residues with licorice in VMD and attach a screenshot of the salt</w:t>
      </w:r>
      <w:r w:rsidR="00B96557">
        <w:rPr>
          <w:rStyle w:val="None"/>
          <w:rFonts w:ascii="Garamond" w:hAnsi="Garamond"/>
          <w:color w:val="009900"/>
          <w:u w:color="008000"/>
        </w:rPr>
        <w:t xml:space="preserve"> </w:t>
      </w:r>
      <w:r w:rsidRPr="004C6AF8">
        <w:rPr>
          <w:rStyle w:val="None"/>
          <w:rFonts w:ascii="Garamond" w:hAnsi="Garamond"/>
          <w:color w:val="009900"/>
          <w:u w:color="008000"/>
        </w:rPr>
        <w:t>bridge before and after breaking.</w:t>
      </w:r>
    </w:p>
    <w:p w14:paraId="700187DA" w14:textId="0E26750A" w:rsidR="00D102D2" w:rsidRDefault="00D102D2" w:rsidP="00D102D2">
      <w:pPr>
        <w:pStyle w:val="BodyA"/>
        <w:rPr>
          <w:rStyle w:val="None"/>
          <w:rFonts w:ascii="Garamond" w:hAnsi="Garamond"/>
          <w:color w:val="009900"/>
          <w:u w:color="008000"/>
        </w:rPr>
      </w:pPr>
    </w:p>
    <w:p w14:paraId="0A6B054F" w14:textId="2F3D5F84" w:rsidR="00D102D2" w:rsidRDefault="00D102D2" w:rsidP="00D102D2">
      <w:pPr>
        <w:pStyle w:val="BodyA"/>
        <w:rPr>
          <w:rStyle w:val="None"/>
          <w:rFonts w:ascii="Garamond" w:hAnsi="Garamond"/>
          <w:color w:val="009900"/>
          <w:u w:color="008F00"/>
        </w:rPr>
      </w:pPr>
      <w:r w:rsidRPr="004C6AF8">
        <w:rPr>
          <w:rStyle w:val="None"/>
          <w:rFonts w:ascii="Garamond" w:hAnsi="Garamond"/>
          <w:b/>
          <w:bCs/>
          <w:color w:val="009900"/>
          <w:u w:color="008F00"/>
        </w:rPr>
        <w:t>Q</w:t>
      </w:r>
      <w:r>
        <w:rPr>
          <w:rStyle w:val="None"/>
          <w:rFonts w:ascii="Garamond" w:hAnsi="Garamond"/>
          <w:b/>
          <w:bCs/>
          <w:color w:val="009900"/>
          <w:u w:color="008F00"/>
        </w:rPr>
        <w:t>6</w:t>
      </w:r>
      <w:r w:rsidRPr="004C6AF8">
        <w:rPr>
          <w:rStyle w:val="None"/>
          <w:rFonts w:ascii="Garamond" w:hAnsi="Garamond"/>
          <w:b/>
          <w:bCs/>
          <w:color w:val="009900"/>
          <w:u w:color="008F00"/>
        </w:rPr>
        <w:t>.</w:t>
      </w:r>
    </w:p>
    <w:p w14:paraId="46B7569B" w14:textId="77777777" w:rsidR="00D102D2" w:rsidRPr="005834F6" w:rsidRDefault="00D102D2" w:rsidP="00D102D2">
      <w:pPr>
        <w:pStyle w:val="BodyA"/>
        <w:numPr>
          <w:ilvl w:val="0"/>
          <w:numId w:val="7"/>
        </w:numPr>
        <w:rPr>
          <w:rStyle w:val="None"/>
          <w:rFonts w:ascii="Garamond" w:eastAsia="Garamond" w:hAnsi="Garamond" w:cs="Garamond"/>
          <w:color w:val="009900"/>
        </w:rPr>
      </w:pPr>
      <w:r w:rsidRPr="004C6AF8">
        <w:rPr>
          <w:rStyle w:val="None"/>
          <w:rFonts w:ascii="Garamond" w:hAnsi="Garamond"/>
          <w:color w:val="009900"/>
          <w:u w:color="008F00"/>
        </w:rPr>
        <w:t>Observe the salt</w:t>
      </w:r>
      <w:r>
        <w:rPr>
          <w:rStyle w:val="None"/>
          <w:rFonts w:ascii="Garamond" w:hAnsi="Garamond"/>
          <w:color w:val="009900"/>
          <w:u w:color="008F00"/>
        </w:rPr>
        <w:t xml:space="preserve"> </w:t>
      </w:r>
      <w:r w:rsidRPr="004C6AF8">
        <w:rPr>
          <w:rStyle w:val="None"/>
          <w:rFonts w:ascii="Garamond" w:hAnsi="Garamond"/>
          <w:color w:val="009900"/>
          <w:u w:color="008F00"/>
        </w:rPr>
        <w:t>bridge between GLU22-LYS55 (the top one)</w:t>
      </w:r>
      <w:r>
        <w:rPr>
          <w:rStyle w:val="None"/>
          <w:rFonts w:ascii="Garamond" w:hAnsi="Garamond"/>
          <w:color w:val="009900"/>
          <w:u w:color="008F00"/>
        </w:rPr>
        <w:t xml:space="preserve"> </w:t>
      </w:r>
      <w:r w:rsidRPr="004C6AF8">
        <w:rPr>
          <w:rStyle w:val="None"/>
          <w:rFonts w:ascii="Garamond" w:hAnsi="Garamond"/>
          <w:color w:val="009900"/>
          <w:u w:color="008F00"/>
        </w:rPr>
        <w:t xml:space="preserve">in </w:t>
      </w:r>
      <w:r>
        <w:rPr>
          <w:rStyle w:val="None"/>
          <w:rFonts w:ascii="Garamond" w:hAnsi="Garamond"/>
          <w:color w:val="009900"/>
          <w:u w:color="008F00"/>
        </w:rPr>
        <w:t xml:space="preserve">the </w:t>
      </w:r>
      <w:r w:rsidRPr="004C6AF8">
        <w:rPr>
          <w:rStyle w:val="None"/>
          <w:rFonts w:ascii="Garamond" w:hAnsi="Garamond"/>
          <w:color w:val="009900"/>
          <w:u w:color="008F00"/>
        </w:rPr>
        <w:t>Timeline calculation window</w:t>
      </w:r>
      <w:r>
        <w:rPr>
          <w:rStyle w:val="None"/>
          <w:rFonts w:ascii="Garamond" w:hAnsi="Garamond"/>
          <w:color w:val="009900"/>
          <w:u w:color="008F00"/>
        </w:rPr>
        <w:t>.</w:t>
      </w:r>
      <w:r w:rsidRPr="004C6AF8">
        <w:rPr>
          <w:rStyle w:val="None"/>
          <w:rFonts w:ascii="Garamond" w:hAnsi="Garamond"/>
          <w:color w:val="009900"/>
          <w:u w:color="008F00"/>
        </w:rPr>
        <w:t xml:space="preserve"> </w:t>
      </w:r>
      <w:r>
        <w:rPr>
          <w:rStyle w:val="None"/>
          <w:rFonts w:ascii="Garamond" w:hAnsi="Garamond"/>
          <w:color w:val="009900"/>
          <w:u w:color="008F00"/>
        </w:rPr>
        <w:t>C</w:t>
      </w:r>
      <w:r w:rsidRPr="004C6AF8">
        <w:rPr>
          <w:rStyle w:val="None"/>
          <w:rFonts w:ascii="Garamond" w:hAnsi="Garamond"/>
          <w:color w:val="009900"/>
          <w:u w:color="008F00"/>
        </w:rPr>
        <w:t xml:space="preserve">an you correlate the salt-bridge breakage with change in secondary structure (similar to the figure in the right)? </w:t>
      </w:r>
      <w:r w:rsidRPr="005834F6">
        <w:rPr>
          <w:rStyle w:val="None"/>
          <w:rFonts w:ascii="Garamond" w:hAnsi="Garamond"/>
          <w:b/>
          <w:bCs/>
          <w:color w:val="009900"/>
          <w:u w:color="008F00"/>
        </w:rPr>
        <w:t>Explain your answer</w:t>
      </w:r>
      <w:r w:rsidRPr="005834F6">
        <w:rPr>
          <w:rStyle w:val="None"/>
          <w:rFonts w:ascii="Garamond" w:hAnsi="Garamond"/>
          <w:color w:val="009900"/>
          <w:u w:color="008F00"/>
        </w:rPr>
        <w:t>.</w:t>
      </w:r>
      <w:r w:rsidRPr="005834F6">
        <w:rPr>
          <w:rStyle w:val="None"/>
          <w:rFonts w:ascii="Garamond" w:hAnsi="Garamond"/>
          <w:color w:val="009900"/>
        </w:rPr>
        <w:t xml:space="preserve"> </w:t>
      </w:r>
    </w:p>
    <w:p w14:paraId="7464BF0C" w14:textId="51E1F799" w:rsidR="00D102D2" w:rsidRPr="00D102D2" w:rsidRDefault="00D102D2" w:rsidP="00E947F2">
      <w:pPr>
        <w:pStyle w:val="BodyA"/>
        <w:numPr>
          <w:ilvl w:val="0"/>
          <w:numId w:val="7"/>
        </w:numPr>
        <w:rPr>
          <w:rStyle w:val="None"/>
          <w:rFonts w:ascii="Garamond" w:eastAsia="Garamond" w:hAnsi="Garamond" w:cs="Garamond"/>
          <w:color w:val="009900"/>
        </w:rPr>
      </w:pPr>
      <w:r w:rsidRPr="004C6AF8">
        <w:rPr>
          <w:rStyle w:val="None"/>
          <w:rFonts w:ascii="Garamond" w:hAnsi="Garamond"/>
          <w:color w:val="009900"/>
          <w:u w:color="008F00"/>
        </w:rPr>
        <w:t>From what you know about different types of amino acids, does it make sense that glutamic acid and lysine would form a salt bridge? Why?</w:t>
      </w:r>
    </w:p>
    <w:p w14:paraId="2E444DB6" w14:textId="77777777" w:rsidR="009E7EA7" w:rsidRDefault="009E7EA7" w:rsidP="00EA4722">
      <w:pPr>
        <w:pStyle w:val="BodyA"/>
        <w:rPr>
          <w:rStyle w:val="None"/>
          <w:rFonts w:ascii="Garamond" w:eastAsia="Garamond" w:hAnsi="Garamond" w:cs="Garamond"/>
          <w:color w:val="000000"/>
          <w:u w:color="000000"/>
        </w:rPr>
      </w:pPr>
    </w:p>
    <w:p w14:paraId="0D660780" w14:textId="6C1560E3" w:rsidR="009E7EA7" w:rsidRPr="00335848" w:rsidRDefault="00161A38" w:rsidP="00EA4722">
      <w:pPr>
        <w:pStyle w:val="BodyA"/>
        <w:rPr>
          <w:rStyle w:val="None"/>
          <w:rFonts w:ascii="Garamond" w:eastAsia="Garamond" w:hAnsi="Garamond" w:cs="Garamond"/>
          <w:b/>
          <w:bCs/>
        </w:rPr>
      </w:pPr>
      <w:r w:rsidRPr="00335848">
        <w:rPr>
          <w:rStyle w:val="None"/>
          <w:rFonts w:ascii="Garamond" w:hAnsi="Garamond"/>
          <w:color w:val="0432FF"/>
          <w:u w:color="5B9BD5"/>
        </w:rPr>
        <w:t>Slide the upper threshold slider to a value of 0 and slide the lower threshold slider to a value of 1</w:t>
      </w:r>
      <w:r w:rsidRPr="0059405E">
        <w:rPr>
          <w:rStyle w:val="None"/>
          <w:rFonts w:ascii="Garamond" w:hAnsi="Garamond"/>
          <w:color w:val="0070C0"/>
          <w:u w:color="5B9BD5"/>
        </w:rPr>
        <w:t xml:space="preserve">. </w:t>
      </w:r>
      <w:r>
        <w:rPr>
          <w:rStyle w:val="None"/>
          <w:rFonts w:ascii="Garamond" w:hAnsi="Garamond"/>
          <w:color w:val="000000"/>
          <w:u w:color="000000"/>
        </w:rPr>
        <w:t xml:space="preserve">The sliders can be found below the “Every residue” button. These are the minimum and maximum values for the count plot that appears below the main graph. Below the two sliders controlling threshold are </w:t>
      </w:r>
      <w:r w:rsidR="005660FC">
        <w:rPr>
          <w:rStyle w:val="None"/>
          <w:rFonts w:ascii="Garamond" w:hAnsi="Garamond"/>
          <w:color w:val="000000"/>
          <w:u w:color="000000"/>
        </w:rPr>
        <w:t>three numbers</w:t>
      </w:r>
      <w:r>
        <w:rPr>
          <w:rStyle w:val="None"/>
          <w:rFonts w:ascii="Garamond" w:hAnsi="Garamond"/>
          <w:color w:val="000000"/>
          <w:u w:color="000000"/>
        </w:rPr>
        <w:t xml:space="preserve"> of the form “X/Y (Z)”. X denotes the number of salt-bridges in the frame that you are currently selecting. Y denotes the maximum number of salt-bridges in any one frame, while </w:t>
      </w:r>
      <w:r w:rsidRPr="00335848">
        <w:rPr>
          <w:rStyle w:val="None"/>
          <w:rFonts w:ascii="Garamond" w:hAnsi="Garamond"/>
          <w:b/>
          <w:bCs/>
          <w:color w:val="000000"/>
        </w:rPr>
        <w:t>Z denotes the total number of different salt bridges formed throughout the trajectory.</w:t>
      </w:r>
    </w:p>
    <w:p w14:paraId="05A816A0" w14:textId="77777777" w:rsidR="009E7EA7" w:rsidRPr="004C6AF8" w:rsidRDefault="009E7EA7" w:rsidP="00EA4722">
      <w:pPr>
        <w:pStyle w:val="BodyA"/>
        <w:rPr>
          <w:rStyle w:val="None"/>
          <w:rFonts w:ascii="Garamond" w:eastAsia="Garamond" w:hAnsi="Garamond" w:cs="Garamond"/>
          <w:color w:val="009900"/>
          <w:u w:color="008000"/>
        </w:rPr>
      </w:pPr>
    </w:p>
    <w:p w14:paraId="1C78A42F" w14:textId="33A6F6ED" w:rsidR="006D24FB" w:rsidRDefault="00161A38" w:rsidP="00EA4722">
      <w:pPr>
        <w:pStyle w:val="BodyA"/>
        <w:rPr>
          <w:rStyle w:val="None"/>
          <w:rFonts w:ascii="Garamond" w:hAnsi="Garamond"/>
          <w:color w:val="009900"/>
          <w:u w:color="008000"/>
        </w:rPr>
      </w:pPr>
      <w:r w:rsidRPr="004C6AF8">
        <w:rPr>
          <w:rStyle w:val="None"/>
          <w:rFonts w:ascii="Garamond" w:hAnsi="Garamond"/>
          <w:b/>
          <w:bCs/>
          <w:color w:val="009900"/>
          <w:u w:color="008000"/>
        </w:rPr>
        <w:t>Q</w:t>
      </w:r>
      <w:r w:rsidR="00D102D2">
        <w:rPr>
          <w:rStyle w:val="None"/>
          <w:rFonts w:ascii="Garamond" w:hAnsi="Garamond"/>
          <w:b/>
          <w:bCs/>
          <w:color w:val="009900"/>
          <w:u w:color="008000"/>
        </w:rPr>
        <w:t>7</w:t>
      </w:r>
      <w:r w:rsidRPr="004C6AF8">
        <w:rPr>
          <w:rStyle w:val="None"/>
          <w:rFonts w:ascii="Garamond" w:hAnsi="Garamond"/>
          <w:b/>
          <w:bCs/>
          <w:color w:val="009900"/>
          <w:u w:color="008000"/>
        </w:rPr>
        <w:t>.</w:t>
      </w:r>
    </w:p>
    <w:p w14:paraId="5B3F716B" w14:textId="04CE68C7" w:rsidR="006D24FB" w:rsidRPr="006D24FB" w:rsidRDefault="00161A38" w:rsidP="00EA4722">
      <w:pPr>
        <w:pStyle w:val="BodyA"/>
        <w:numPr>
          <w:ilvl w:val="0"/>
          <w:numId w:val="10"/>
        </w:numPr>
        <w:rPr>
          <w:rStyle w:val="None"/>
          <w:rFonts w:ascii="Garamond" w:eastAsia="Garamond" w:hAnsi="Garamond" w:cs="Garamond"/>
          <w:color w:val="009900"/>
        </w:rPr>
      </w:pPr>
      <w:r w:rsidRPr="004C6AF8">
        <w:rPr>
          <w:rStyle w:val="None"/>
          <w:rFonts w:ascii="Garamond" w:hAnsi="Garamond"/>
          <w:color w:val="009900"/>
          <w:u w:color="008000"/>
        </w:rPr>
        <w:t>Why are the salt</w:t>
      </w:r>
      <w:r w:rsidR="006D42C0">
        <w:rPr>
          <w:rStyle w:val="None"/>
          <w:rFonts w:ascii="Garamond" w:hAnsi="Garamond"/>
          <w:color w:val="009900"/>
          <w:u w:color="008000"/>
        </w:rPr>
        <w:t xml:space="preserve"> </w:t>
      </w:r>
      <w:r w:rsidRPr="004C6AF8">
        <w:rPr>
          <w:rStyle w:val="None"/>
          <w:rFonts w:ascii="Garamond" w:hAnsi="Garamond"/>
          <w:color w:val="009900"/>
          <w:u w:color="008000"/>
        </w:rPr>
        <w:t>bridges formed in Frame 75 and 76 nonexistent at the beginning of the trajectory?</w:t>
      </w:r>
    </w:p>
    <w:p w14:paraId="2BEF079D" w14:textId="7D9654CF" w:rsidR="009E7EA7" w:rsidRPr="004C6AF8" w:rsidRDefault="00161A38" w:rsidP="00EA4722">
      <w:pPr>
        <w:pStyle w:val="BodyA"/>
        <w:numPr>
          <w:ilvl w:val="0"/>
          <w:numId w:val="10"/>
        </w:numPr>
        <w:rPr>
          <w:rStyle w:val="None"/>
          <w:rFonts w:ascii="Garamond" w:eastAsia="Garamond" w:hAnsi="Garamond" w:cs="Garamond"/>
          <w:color w:val="009900"/>
        </w:rPr>
      </w:pPr>
      <w:r w:rsidRPr="004C6AF8">
        <w:rPr>
          <w:rStyle w:val="None"/>
          <w:rFonts w:ascii="Garamond" w:hAnsi="Garamond"/>
          <w:color w:val="009900"/>
          <w:u w:color="008000"/>
        </w:rPr>
        <w:t>What residues are involved in these salt</w:t>
      </w:r>
      <w:r w:rsidR="00D94346">
        <w:rPr>
          <w:rStyle w:val="None"/>
          <w:rFonts w:ascii="Garamond" w:hAnsi="Garamond"/>
          <w:color w:val="009900"/>
          <w:u w:color="008000"/>
        </w:rPr>
        <w:t xml:space="preserve"> </w:t>
      </w:r>
      <w:r w:rsidRPr="004C6AF8">
        <w:rPr>
          <w:rStyle w:val="None"/>
          <w:rFonts w:ascii="Garamond" w:hAnsi="Garamond"/>
          <w:color w:val="009900"/>
          <w:u w:color="008000"/>
        </w:rPr>
        <w:t>bridges?</w:t>
      </w:r>
    </w:p>
    <w:p w14:paraId="19951DD5" w14:textId="275BBEF0" w:rsidR="00217C81" w:rsidRDefault="00161A38" w:rsidP="00EA4722">
      <w:pPr>
        <w:pStyle w:val="BodyA"/>
        <w:rPr>
          <w:rStyle w:val="None"/>
          <w:rFonts w:ascii="Garamond" w:hAnsi="Garamond"/>
          <w:b/>
          <w:bCs/>
          <w:color w:val="000000"/>
          <w:u w:color="000000"/>
        </w:rPr>
      </w:pPr>
      <w:r>
        <w:rPr>
          <w:rStyle w:val="None"/>
          <w:rFonts w:ascii="Garamond" w:eastAsia="Garamond" w:hAnsi="Garamond" w:cs="Garamond"/>
          <w:color w:val="008000"/>
          <w:u w:color="008000"/>
        </w:rPr>
        <w:tab/>
      </w:r>
    </w:p>
    <w:p w14:paraId="40D4B079" w14:textId="05B8B2B1" w:rsidR="00D102D2" w:rsidRDefault="00D102D2" w:rsidP="00D102D2">
      <w:pPr>
        <w:pStyle w:val="BodyA"/>
        <w:rPr>
          <w:rStyle w:val="None"/>
          <w:rFonts w:ascii="Garamond" w:hAnsi="Garamond"/>
          <w:color w:val="009900"/>
          <w:u w:color="008000"/>
        </w:rPr>
      </w:pPr>
      <w:r w:rsidRPr="004C6AF8">
        <w:rPr>
          <w:rStyle w:val="None"/>
          <w:rFonts w:ascii="Garamond" w:hAnsi="Garamond"/>
          <w:b/>
          <w:bCs/>
          <w:color w:val="009900"/>
          <w:u w:color="008000"/>
        </w:rPr>
        <w:t>Q</w:t>
      </w:r>
      <w:r>
        <w:rPr>
          <w:rStyle w:val="None"/>
          <w:rFonts w:ascii="Garamond" w:hAnsi="Garamond"/>
          <w:b/>
          <w:bCs/>
          <w:color w:val="009900"/>
          <w:u w:color="008000"/>
        </w:rPr>
        <w:t>8</w:t>
      </w:r>
      <w:r w:rsidRPr="004C6AF8">
        <w:rPr>
          <w:rStyle w:val="None"/>
          <w:rFonts w:ascii="Garamond" w:hAnsi="Garamond"/>
          <w:b/>
          <w:bCs/>
          <w:color w:val="009900"/>
          <w:u w:color="008000"/>
        </w:rPr>
        <w:t>.</w:t>
      </w:r>
    </w:p>
    <w:p w14:paraId="3A82E8A6" w14:textId="77777777" w:rsidR="00D102D2" w:rsidRPr="006D24FB" w:rsidRDefault="00D102D2" w:rsidP="00D102D2">
      <w:pPr>
        <w:pStyle w:val="BodyA"/>
        <w:numPr>
          <w:ilvl w:val="0"/>
          <w:numId w:val="9"/>
        </w:numPr>
        <w:rPr>
          <w:rStyle w:val="None"/>
          <w:rFonts w:ascii="Garamond" w:eastAsia="Garamond" w:hAnsi="Garamond" w:cs="Garamond"/>
          <w:color w:val="009900"/>
        </w:rPr>
      </w:pPr>
      <w:r w:rsidRPr="004C6AF8">
        <w:rPr>
          <w:rStyle w:val="None"/>
          <w:rFonts w:ascii="Garamond" w:hAnsi="Garamond"/>
          <w:color w:val="009900"/>
          <w:u w:color="008000"/>
        </w:rPr>
        <w:t>What is the maximum number of salt</w:t>
      </w:r>
      <w:r>
        <w:rPr>
          <w:rStyle w:val="None"/>
          <w:rFonts w:ascii="Garamond" w:hAnsi="Garamond"/>
          <w:color w:val="009900"/>
          <w:u w:color="008000"/>
        </w:rPr>
        <w:t xml:space="preserve"> </w:t>
      </w:r>
      <w:r w:rsidRPr="004C6AF8">
        <w:rPr>
          <w:rStyle w:val="None"/>
          <w:rFonts w:ascii="Garamond" w:hAnsi="Garamond"/>
          <w:color w:val="009900"/>
          <w:u w:color="008000"/>
        </w:rPr>
        <w:t>bridges formed at one time, and in what frame?</w:t>
      </w:r>
    </w:p>
    <w:p w14:paraId="4B240836" w14:textId="77777777" w:rsidR="00D102D2" w:rsidRPr="006D24FB" w:rsidRDefault="00D102D2" w:rsidP="00D102D2">
      <w:pPr>
        <w:pStyle w:val="BodyA"/>
        <w:numPr>
          <w:ilvl w:val="0"/>
          <w:numId w:val="9"/>
        </w:numPr>
        <w:rPr>
          <w:rStyle w:val="None"/>
          <w:rFonts w:ascii="Garamond" w:eastAsia="Garamond" w:hAnsi="Garamond" w:cs="Garamond"/>
          <w:color w:val="009900"/>
        </w:rPr>
      </w:pPr>
      <w:r w:rsidRPr="006D24FB">
        <w:rPr>
          <w:rStyle w:val="None"/>
          <w:rFonts w:ascii="Garamond" w:hAnsi="Garamond"/>
          <w:color w:val="009900"/>
          <w:u w:color="008000"/>
        </w:rPr>
        <w:t>What is the total number of different salt</w:t>
      </w:r>
      <w:r>
        <w:rPr>
          <w:rStyle w:val="None"/>
          <w:rFonts w:ascii="Garamond" w:hAnsi="Garamond"/>
          <w:color w:val="009900"/>
          <w:u w:color="008000"/>
        </w:rPr>
        <w:t xml:space="preserve"> </w:t>
      </w:r>
      <w:r w:rsidRPr="006D24FB">
        <w:rPr>
          <w:rStyle w:val="None"/>
          <w:rFonts w:ascii="Garamond" w:hAnsi="Garamond"/>
          <w:color w:val="009900"/>
          <w:u w:color="008000"/>
        </w:rPr>
        <w:t>bridges formed throughout the trajectory?</w:t>
      </w:r>
    </w:p>
    <w:p w14:paraId="6CCEE623" w14:textId="77777777" w:rsidR="00217C81" w:rsidRDefault="00217C81" w:rsidP="00EA4722">
      <w:pPr>
        <w:pStyle w:val="BodyA"/>
        <w:rPr>
          <w:rStyle w:val="None"/>
          <w:rFonts w:ascii="Garamond" w:hAnsi="Garamond"/>
          <w:b/>
          <w:bCs/>
          <w:color w:val="000000"/>
          <w:u w:color="000000"/>
        </w:rPr>
      </w:pPr>
    </w:p>
    <w:p w14:paraId="6C7939CF" w14:textId="77777777" w:rsidR="00217C81" w:rsidRDefault="00217C81" w:rsidP="00EA4722">
      <w:pPr>
        <w:pStyle w:val="BodyA"/>
        <w:rPr>
          <w:rStyle w:val="None"/>
          <w:rFonts w:ascii="Garamond" w:hAnsi="Garamond"/>
          <w:b/>
          <w:bCs/>
          <w:color w:val="000000"/>
          <w:u w:color="000000"/>
        </w:rPr>
      </w:pPr>
    </w:p>
    <w:p w14:paraId="30691DCA" w14:textId="77777777" w:rsidR="00217C81" w:rsidRDefault="00217C81" w:rsidP="00EA4722">
      <w:pPr>
        <w:pStyle w:val="BodyA"/>
        <w:rPr>
          <w:rStyle w:val="None"/>
          <w:rFonts w:ascii="Garamond" w:hAnsi="Garamond"/>
          <w:b/>
          <w:bCs/>
          <w:color w:val="000000"/>
          <w:u w:color="000000"/>
        </w:rPr>
      </w:pPr>
    </w:p>
    <w:p w14:paraId="1E872FB0" w14:textId="77777777" w:rsidR="00217C81" w:rsidRDefault="00217C81" w:rsidP="00EA4722">
      <w:pPr>
        <w:pStyle w:val="BodyA"/>
        <w:rPr>
          <w:rStyle w:val="None"/>
          <w:rFonts w:ascii="Garamond" w:hAnsi="Garamond"/>
          <w:b/>
          <w:bCs/>
          <w:color w:val="000000"/>
          <w:u w:color="000000"/>
        </w:rPr>
      </w:pPr>
    </w:p>
    <w:p w14:paraId="1F83D951" w14:textId="77777777" w:rsidR="00217C81" w:rsidRDefault="00217C81" w:rsidP="00EA4722">
      <w:pPr>
        <w:pStyle w:val="BodyA"/>
        <w:rPr>
          <w:rStyle w:val="None"/>
          <w:rFonts w:ascii="Garamond" w:hAnsi="Garamond"/>
          <w:b/>
          <w:bCs/>
          <w:color w:val="000000"/>
          <w:u w:color="000000"/>
        </w:rPr>
      </w:pPr>
    </w:p>
    <w:p w14:paraId="1FF2CBBF" w14:textId="77777777" w:rsidR="00217C81" w:rsidRDefault="00217C81" w:rsidP="00EA4722">
      <w:pPr>
        <w:pStyle w:val="BodyA"/>
        <w:rPr>
          <w:rStyle w:val="None"/>
          <w:rFonts w:ascii="Garamond" w:hAnsi="Garamond"/>
          <w:b/>
          <w:bCs/>
          <w:color w:val="000000"/>
          <w:u w:color="000000"/>
        </w:rPr>
      </w:pPr>
    </w:p>
    <w:p w14:paraId="0BF013E6" w14:textId="1FDFB3C0" w:rsidR="009E7EA7" w:rsidRDefault="00217C81" w:rsidP="00EA4722">
      <w:pPr>
        <w:pStyle w:val="BodyA"/>
        <w:rPr>
          <w:rStyle w:val="None"/>
          <w:rFonts w:ascii="Garamond" w:eastAsia="Garamond" w:hAnsi="Garamond" w:cs="Garamond"/>
        </w:rPr>
      </w:pPr>
      <w:r>
        <w:rPr>
          <w:rFonts w:ascii="Garamond" w:hAnsi="Garamond"/>
          <w:noProof/>
          <w:color w:val="0432FF"/>
        </w:rPr>
        <w:lastRenderedPageBreak/>
        <w:drawing>
          <wp:anchor distT="0" distB="0" distL="114300" distR="114300" simplePos="0" relativeHeight="251666432" behindDoc="0" locked="0" layoutInCell="1" allowOverlap="1" wp14:anchorId="3BD90B4B" wp14:editId="748EB8E3">
            <wp:simplePos x="0" y="0"/>
            <wp:positionH relativeFrom="column">
              <wp:posOffset>4730115</wp:posOffset>
            </wp:positionH>
            <wp:positionV relativeFrom="paragraph">
              <wp:posOffset>1270</wp:posOffset>
            </wp:positionV>
            <wp:extent cx="2277110" cy="1544320"/>
            <wp:effectExtent l="0" t="0" r="0" b="0"/>
            <wp:wrapThrough wrapText="bothSides">
              <wp:wrapPolygon edited="0">
                <wp:start x="6023" y="533"/>
                <wp:lineTo x="2530" y="3730"/>
                <wp:lineTo x="1807" y="4796"/>
                <wp:lineTo x="1807" y="6217"/>
                <wp:lineTo x="2409" y="6572"/>
                <wp:lineTo x="964" y="7993"/>
                <wp:lineTo x="361" y="8704"/>
                <wp:lineTo x="482" y="9947"/>
                <wp:lineTo x="2891" y="12257"/>
                <wp:lineTo x="3373" y="12257"/>
                <wp:lineTo x="4819" y="15099"/>
                <wp:lineTo x="4216" y="17941"/>
                <wp:lineTo x="4216" y="18651"/>
                <wp:lineTo x="5903" y="20605"/>
                <wp:lineTo x="6505" y="20961"/>
                <wp:lineTo x="7228" y="20961"/>
                <wp:lineTo x="6626" y="17941"/>
                <wp:lineTo x="18191" y="17941"/>
                <wp:lineTo x="20239" y="17586"/>
                <wp:lineTo x="19516" y="9414"/>
                <wp:lineTo x="20480" y="9237"/>
                <wp:lineTo x="20962" y="7816"/>
                <wp:lineTo x="20721" y="6395"/>
                <wp:lineTo x="16625" y="3375"/>
                <wp:lineTo x="6987" y="533"/>
                <wp:lineTo x="6023" y="533"/>
              </wp:wrapPolygon>
            </wp:wrapThrough>
            <wp:docPr id="2" name="Picture 2" descr="A picture containing vector graphics,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vector graphics, ligh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7110" cy="1544320"/>
                    </a:xfrm>
                    <a:prstGeom prst="rect">
                      <a:avLst/>
                    </a:prstGeom>
                  </pic:spPr>
                </pic:pic>
              </a:graphicData>
            </a:graphic>
            <wp14:sizeRelH relativeFrom="page">
              <wp14:pctWidth>0</wp14:pctWidth>
            </wp14:sizeRelH>
            <wp14:sizeRelV relativeFrom="page">
              <wp14:pctHeight>0</wp14:pctHeight>
            </wp14:sizeRelV>
          </wp:anchor>
        </w:drawing>
      </w:r>
      <w:r w:rsidR="00161A38">
        <w:rPr>
          <w:rStyle w:val="None"/>
          <w:rFonts w:ascii="Garamond" w:hAnsi="Garamond"/>
          <w:b/>
          <w:bCs/>
          <w:color w:val="000000"/>
          <w:u w:color="000000"/>
        </w:rPr>
        <w:t>C) Hydrogen bond analysis</w:t>
      </w:r>
    </w:p>
    <w:p w14:paraId="14380AD7" w14:textId="41A65832" w:rsidR="009E7EA7" w:rsidRPr="00402FA1" w:rsidRDefault="00161A38" w:rsidP="00EA4722">
      <w:pPr>
        <w:pStyle w:val="BodyA"/>
        <w:rPr>
          <w:rStyle w:val="None"/>
          <w:rFonts w:ascii="Garamond" w:hAnsi="Garamond"/>
          <w:color w:val="0432FF"/>
        </w:rPr>
      </w:pPr>
      <w:r>
        <w:rPr>
          <w:rStyle w:val="None"/>
          <w:rFonts w:ascii="Garamond" w:hAnsi="Garamond"/>
        </w:rPr>
        <w:t xml:space="preserve">Now we will look at the hydrogen bond breaking pattern during the titin extension trajectory. Since we are </w:t>
      </w:r>
      <w:r w:rsidR="007B27F0">
        <w:rPr>
          <w:rStyle w:val="None"/>
          <w:rFonts w:ascii="Garamond" w:hAnsi="Garamond"/>
        </w:rPr>
        <w:t>interested in</w:t>
      </w:r>
      <w:r>
        <w:rPr>
          <w:rStyle w:val="None"/>
          <w:rFonts w:ascii="Garamond" w:hAnsi="Garamond"/>
        </w:rPr>
        <w:t xml:space="preserve"> the protein</w:t>
      </w:r>
      <w:r w:rsidR="00594393">
        <w:rPr>
          <w:rStyle w:val="None"/>
          <w:rFonts w:ascii="Garamond" w:hAnsi="Garamond"/>
        </w:rPr>
        <w:t>’s</w:t>
      </w:r>
      <w:r>
        <w:rPr>
          <w:rStyle w:val="None"/>
          <w:rFonts w:ascii="Garamond" w:hAnsi="Garamond"/>
        </w:rPr>
        <w:t xml:space="preserve"> </w:t>
      </w:r>
      <w:r w:rsidR="00594393">
        <w:rPr>
          <w:rStyle w:val="None"/>
          <w:rFonts w:ascii="Garamond" w:hAnsi="Garamond"/>
        </w:rPr>
        <w:t>form</w:t>
      </w:r>
      <w:r>
        <w:rPr>
          <w:rStyle w:val="None"/>
          <w:rFonts w:ascii="Garamond" w:hAnsi="Garamond"/>
        </w:rPr>
        <w:t xml:space="preserve">, we will examine the bonds between the </w:t>
      </w:r>
      <w:r w:rsidRPr="007E0D72">
        <w:rPr>
          <w:rStyle w:val="None"/>
          <w:rFonts w:ascii="Garamond" w:hAnsi="Garamond"/>
          <w:color w:val="0432FF"/>
        </w:rPr>
        <w:t xml:space="preserve">partner β-strands that make up the two β-sheets </w:t>
      </w:r>
      <w:r w:rsidR="00350634">
        <w:rPr>
          <w:rStyle w:val="None"/>
          <w:rFonts w:ascii="Garamond" w:hAnsi="Garamond"/>
          <w:color w:val="0432FF"/>
        </w:rPr>
        <w:t>comprising</w:t>
      </w:r>
      <w:r w:rsidRPr="007E0D72">
        <w:rPr>
          <w:rStyle w:val="None"/>
          <w:rFonts w:ascii="Garamond" w:hAnsi="Garamond"/>
          <w:color w:val="0432FF"/>
        </w:rPr>
        <w:t xml:space="preserve"> titin</w:t>
      </w:r>
      <w:r w:rsidR="007E0D72">
        <w:rPr>
          <w:rStyle w:val="None"/>
          <w:rFonts w:ascii="Garamond" w:hAnsi="Garamond"/>
          <w:color w:val="0432FF"/>
        </w:rPr>
        <w:t>'s</w:t>
      </w:r>
      <w:r w:rsidRPr="007E0D72">
        <w:rPr>
          <w:rStyle w:val="None"/>
          <w:rFonts w:ascii="Garamond" w:hAnsi="Garamond"/>
          <w:color w:val="0432FF"/>
        </w:rPr>
        <w:t xml:space="preserve"> </w:t>
      </w:r>
      <w:r w:rsidRPr="00CB6486">
        <w:rPr>
          <w:rStyle w:val="None"/>
          <w:rFonts w:ascii="Garamond" w:hAnsi="Garamond"/>
          <w:b/>
          <w:bCs/>
          <w:color w:val="0432FF"/>
        </w:rPr>
        <w:t>β</w:t>
      </w:r>
      <w:r w:rsidRPr="00677B3F">
        <w:rPr>
          <w:rStyle w:val="None"/>
          <w:rFonts w:ascii="Garamond" w:hAnsi="Garamond"/>
          <w:b/>
          <w:bCs/>
          <w:color w:val="0432FF"/>
        </w:rPr>
        <w:t>-sandwich d</w:t>
      </w:r>
      <w:r w:rsidR="00CB6486" w:rsidRPr="00677B3F">
        <w:rPr>
          <w:rStyle w:val="None"/>
          <w:rFonts w:ascii="Garamond" w:hAnsi="Garamond"/>
          <w:b/>
          <w:bCs/>
          <w:color w:val="0432FF"/>
        </w:rPr>
        <w:t>o</w:t>
      </w:r>
      <w:r w:rsidRPr="00677B3F">
        <w:rPr>
          <w:rStyle w:val="None"/>
          <w:rFonts w:ascii="Garamond" w:hAnsi="Garamond"/>
          <w:b/>
          <w:bCs/>
          <w:color w:val="0432FF"/>
        </w:rPr>
        <w:t>main</w:t>
      </w:r>
      <w:r w:rsidRPr="00677B3F">
        <w:rPr>
          <w:rStyle w:val="None"/>
          <w:rFonts w:ascii="Garamond" w:hAnsi="Garamond"/>
          <w:color w:val="0432FF"/>
        </w:rPr>
        <w:t>.</w:t>
      </w:r>
      <w:r w:rsidR="00973C0E" w:rsidRPr="00677B3F">
        <w:rPr>
          <w:rStyle w:val="None"/>
          <w:rFonts w:ascii="Garamond" w:hAnsi="Garamond"/>
          <w:color w:val="0432FF"/>
        </w:rPr>
        <w:t xml:space="preserve"> </w:t>
      </w:r>
      <w:r w:rsidR="00CB6486" w:rsidRPr="00677B3F">
        <w:rPr>
          <w:rStyle w:val="None"/>
          <w:rFonts w:ascii="Garamond" w:hAnsi="Garamond"/>
          <w:color w:val="0432FF"/>
        </w:rPr>
        <w:t xml:space="preserve">Protein </w:t>
      </w:r>
      <w:r w:rsidR="00CB6486">
        <w:rPr>
          <w:rFonts w:ascii="Garamond" w:hAnsi="Garamond"/>
          <w:color w:val="0432FF"/>
        </w:rPr>
        <w:t>d</w:t>
      </w:r>
      <w:r w:rsidR="00CB6486" w:rsidRPr="00CB6486">
        <w:rPr>
          <w:rFonts w:ascii="Garamond" w:hAnsi="Garamond"/>
          <w:color w:val="0432FF"/>
        </w:rPr>
        <w:t>omains are structurally independent units that each have the characteristic of a small globular protein and have specific functional roles</w:t>
      </w:r>
    </w:p>
    <w:p w14:paraId="510BECB1" w14:textId="7CA9938E" w:rsidR="00C72B06" w:rsidRDefault="00000000" w:rsidP="00EA4722">
      <w:pPr>
        <w:pStyle w:val="BodyA"/>
        <w:rPr>
          <w:rStyle w:val="None"/>
          <w:rFonts w:ascii="Garamond" w:eastAsia="Garamond" w:hAnsi="Garamond" w:cs="Garamond"/>
        </w:rPr>
      </w:pPr>
      <w:hyperlink r:id="rId17" w:history="1">
        <w:r w:rsidR="00C72B06" w:rsidRPr="00C72B06">
          <w:rPr>
            <w:rStyle w:val="Hyperlink"/>
            <w:rFonts w:ascii="Garamond" w:eastAsia="Garamond" w:hAnsi="Garamond" w:cs="Garamond"/>
          </w:rPr>
          <w:t>https://en.wikipedia.org/wiki/Beta-sandwich</w:t>
        </w:r>
      </w:hyperlink>
    </w:p>
    <w:p w14:paraId="3B5F0CBB" w14:textId="77777777" w:rsidR="00217C81" w:rsidRDefault="00217C81" w:rsidP="00EA4722">
      <w:pPr>
        <w:pStyle w:val="BodyA"/>
        <w:rPr>
          <w:rStyle w:val="None"/>
          <w:rFonts w:ascii="Garamond" w:hAnsi="Garamond"/>
          <w:color w:val="0432FF"/>
        </w:rPr>
      </w:pPr>
    </w:p>
    <w:p w14:paraId="5CBAE7A6" w14:textId="00A256D8" w:rsidR="009E7EA7" w:rsidRDefault="00161A38" w:rsidP="00EA4722">
      <w:pPr>
        <w:pStyle w:val="BodyA"/>
        <w:rPr>
          <w:rStyle w:val="None"/>
          <w:rFonts w:ascii="Garamond" w:eastAsia="Garamond" w:hAnsi="Garamond" w:cs="Garamond"/>
        </w:rPr>
      </w:pPr>
      <w:r w:rsidRPr="00217C81">
        <w:rPr>
          <w:rStyle w:val="None"/>
          <w:rFonts w:ascii="Garamond" w:hAnsi="Garamond"/>
          <w:color w:val="0432FF"/>
        </w:rPr>
        <w:t xml:space="preserve">Change the Analysis Selection from all to </w:t>
      </w:r>
      <w:r w:rsidR="007C4112">
        <w:rPr>
          <w:rStyle w:val="None"/>
          <w:rFonts w:ascii="Garamond" w:hAnsi="Garamond"/>
          <w:color w:val="0432FF"/>
        </w:rPr>
        <w:t>“</w:t>
      </w:r>
      <w:r w:rsidRPr="00217C81">
        <w:rPr>
          <w:rStyle w:val="None"/>
          <w:rFonts w:ascii="Garamond" w:hAnsi="Garamond"/>
          <w:color w:val="0432FF"/>
        </w:rPr>
        <w:t xml:space="preserve">name </w:t>
      </w:r>
      <w:proofErr w:type="gramStart"/>
      <w:r w:rsidRPr="00217C81">
        <w:rPr>
          <w:rStyle w:val="None"/>
          <w:rFonts w:ascii="Garamond" w:hAnsi="Garamond"/>
          <w:i/>
          <w:iCs/>
          <w:color w:val="0432FF"/>
        </w:rPr>
        <w:t>N  HN</w:t>
      </w:r>
      <w:proofErr w:type="gramEnd"/>
      <w:r w:rsidRPr="00217C81">
        <w:rPr>
          <w:rStyle w:val="None"/>
          <w:rFonts w:ascii="Garamond" w:hAnsi="Garamond"/>
          <w:i/>
          <w:iCs/>
          <w:color w:val="0432FF"/>
        </w:rPr>
        <w:t xml:space="preserve">  O</w:t>
      </w:r>
      <w:r w:rsidR="007C4112">
        <w:rPr>
          <w:rStyle w:val="None"/>
          <w:rFonts w:ascii="Garamond" w:hAnsi="Garamond"/>
          <w:color w:val="0432FF"/>
        </w:rPr>
        <w:t>”</w:t>
      </w:r>
      <w:r w:rsidRPr="00217C81">
        <w:rPr>
          <w:rStyle w:val="None"/>
          <w:rFonts w:ascii="Garamond" w:hAnsi="Garamond"/>
          <w:color w:val="0432FF"/>
        </w:rPr>
        <w:t xml:space="preserve"> (the box appears below the molecule selection drop-down) to select only the </w:t>
      </w:r>
      <w:r w:rsidRPr="00217C81">
        <w:rPr>
          <w:rStyle w:val="None"/>
          <w:rFonts w:ascii="Garamond" w:hAnsi="Garamond"/>
          <w:b/>
          <w:bCs/>
          <w:color w:val="0432FF"/>
        </w:rPr>
        <w:t>backbone</w:t>
      </w:r>
      <w:r w:rsidRPr="00217C81">
        <w:rPr>
          <w:rStyle w:val="None"/>
          <w:rFonts w:ascii="Garamond" w:hAnsi="Garamond"/>
          <w:color w:val="0432FF"/>
        </w:rPr>
        <w:t xml:space="preserve"> atoms involved</w:t>
      </w:r>
      <w:r w:rsidR="00217C81">
        <w:rPr>
          <w:rStyle w:val="None"/>
          <w:rFonts w:ascii="Garamond" w:hAnsi="Garamond"/>
          <w:color w:val="0432FF"/>
        </w:rPr>
        <w:t xml:space="preserve"> </w:t>
      </w:r>
      <w:r w:rsidRPr="00217C81">
        <w:rPr>
          <w:rStyle w:val="None"/>
          <w:rFonts w:ascii="Garamond" w:hAnsi="Garamond"/>
          <w:color w:val="0432FF"/>
        </w:rPr>
        <w:t>in inter-β</w:t>
      </w:r>
      <w:r w:rsidRPr="00217C81">
        <w:rPr>
          <w:rStyle w:val="None"/>
          <w:rFonts w:ascii="Garamond" w:hAnsi="Garamond"/>
          <w:color w:val="0432FF"/>
          <w:lang w:val="nl-NL"/>
        </w:rPr>
        <w:t>-stand hydrogen bonds.</w:t>
      </w:r>
      <w:r w:rsidRPr="00217C81">
        <w:rPr>
          <w:rStyle w:val="None"/>
          <w:rFonts w:ascii="Garamond" w:hAnsi="Garamond"/>
          <w:color w:val="0432FF"/>
          <w:u w:color="000000"/>
        </w:rPr>
        <w:t xml:space="preserve"> </w:t>
      </w:r>
      <w:r>
        <w:rPr>
          <w:rStyle w:val="None"/>
          <w:rFonts w:ascii="Garamond" w:hAnsi="Garamond"/>
        </w:rPr>
        <w:t>Calculate the hydrogen bonds that can be formed in this selection in Calculate → Calc. H-bonds. Enter a Bond distance cutoff of 3.5 and an Angle cutoff (deg) of 35, and then click the Calculate button.</w:t>
      </w:r>
    </w:p>
    <w:p w14:paraId="0955C24B" w14:textId="77777777" w:rsidR="009E7EA7" w:rsidRDefault="009E7EA7" w:rsidP="00EA4722">
      <w:pPr>
        <w:pStyle w:val="BodyA"/>
        <w:rPr>
          <w:rStyle w:val="None"/>
          <w:rFonts w:ascii="Garamond" w:eastAsia="Garamond" w:hAnsi="Garamond" w:cs="Garamond"/>
          <w:color w:val="0000FF"/>
          <w:u w:color="0000FF"/>
        </w:rPr>
      </w:pPr>
    </w:p>
    <w:p w14:paraId="3A0B7BCE" w14:textId="77777777" w:rsidR="009E7EA7" w:rsidRDefault="00161A38" w:rsidP="00EA4722">
      <w:pPr>
        <w:pStyle w:val="BodyA"/>
        <w:rPr>
          <w:rStyle w:val="None"/>
          <w:rFonts w:ascii="Garamond" w:eastAsia="Garamond" w:hAnsi="Garamond" w:cs="Garamond"/>
        </w:rPr>
      </w:pPr>
      <w:r w:rsidRPr="00217C81">
        <w:rPr>
          <w:rStyle w:val="None"/>
          <w:rFonts w:ascii="Garamond" w:hAnsi="Garamond"/>
          <w:color w:val="0432FF"/>
          <w:u w:color="5B9BD5"/>
        </w:rPr>
        <w:t>The value of data in the Timeline 2D plot is either 0 or 1. Set the Threshold Plot range from 0 to 1 to see the number of formed hydrogen bonds in each frame</w:t>
      </w:r>
      <w:r w:rsidRPr="00217C81">
        <w:rPr>
          <w:rStyle w:val="None"/>
          <w:rFonts w:ascii="Garamond" w:hAnsi="Garamond"/>
          <w:color w:val="0432FF"/>
          <w:u w:color="0000FF"/>
        </w:rPr>
        <w:t>.</w:t>
      </w:r>
      <w:r w:rsidRPr="00217C81">
        <w:rPr>
          <w:rStyle w:val="None"/>
          <w:rFonts w:ascii="Garamond" w:hAnsi="Garamond"/>
          <w:color w:val="0432FF"/>
        </w:rPr>
        <w:t xml:space="preserve"> </w:t>
      </w:r>
      <w:r>
        <w:rPr>
          <w:rStyle w:val="None"/>
          <w:rFonts w:ascii="Garamond" w:hAnsi="Garamond"/>
        </w:rPr>
        <w:t>(Although the auto-ranging is already set from 0 to 1, you must still adjust the threshold minimum control once to display the Threshold Plot).</w:t>
      </w:r>
    </w:p>
    <w:p w14:paraId="65996F64" w14:textId="04F464D0" w:rsidR="009E7EA7" w:rsidRDefault="00D102D2" w:rsidP="00EA4722">
      <w:pPr>
        <w:pStyle w:val="BodyA"/>
        <w:rPr>
          <w:rStyle w:val="None"/>
          <w:rFonts w:ascii="Garamond" w:eastAsia="Garamond" w:hAnsi="Garamond" w:cs="Garamond"/>
          <w:color w:val="008000"/>
          <w:u w:color="008000"/>
        </w:rPr>
      </w:pPr>
      <w:r w:rsidRPr="004C6AF8">
        <w:rPr>
          <w:rStyle w:val="None"/>
          <w:rFonts w:ascii="Garamond" w:eastAsia="Garamond" w:hAnsi="Garamond" w:cs="Garamond"/>
          <w:b/>
          <w:bCs/>
          <w:noProof/>
          <w:color w:val="009900"/>
          <w:u w:color="000000"/>
        </w:rPr>
        <w:drawing>
          <wp:anchor distT="0" distB="0" distL="114300" distR="114300" simplePos="0" relativeHeight="251663360" behindDoc="0" locked="0" layoutInCell="1" allowOverlap="1" wp14:anchorId="27450182" wp14:editId="06D2471B">
            <wp:simplePos x="0" y="0"/>
            <wp:positionH relativeFrom="column">
              <wp:posOffset>3865041</wp:posOffset>
            </wp:positionH>
            <wp:positionV relativeFrom="paragraph">
              <wp:posOffset>53340</wp:posOffset>
            </wp:positionV>
            <wp:extent cx="3048000" cy="3019425"/>
            <wp:effectExtent l="0" t="0" r="0" b="3175"/>
            <wp:wrapThrough wrapText="bothSides">
              <wp:wrapPolygon edited="0">
                <wp:start x="0" y="0"/>
                <wp:lineTo x="0" y="21532"/>
                <wp:lineTo x="21510" y="21532"/>
                <wp:lineTo x="21510" y="0"/>
                <wp:lineTo x="0" y="0"/>
              </wp:wrapPolygon>
            </wp:wrapThrough>
            <wp:docPr id="1073741830" name="officeArt object" descr="Image4"/>
            <wp:cNvGraphicFramePr/>
            <a:graphic xmlns:a="http://schemas.openxmlformats.org/drawingml/2006/main">
              <a:graphicData uri="http://schemas.openxmlformats.org/drawingml/2006/picture">
                <pic:pic xmlns:pic="http://schemas.openxmlformats.org/drawingml/2006/picture">
                  <pic:nvPicPr>
                    <pic:cNvPr id="1073741830" name="Image4" descr="Image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48000" cy="301942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4A533C33" w14:textId="79861FC0" w:rsidR="005C0559" w:rsidRDefault="00161A38" w:rsidP="00EA4722">
      <w:pPr>
        <w:pStyle w:val="BodyA"/>
        <w:rPr>
          <w:rStyle w:val="None"/>
          <w:rFonts w:ascii="Garamond" w:hAnsi="Garamond"/>
          <w:color w:val="009900"/>
          <w:u w:color="008000"/>
        </w:rPr>
      </w:pPr>
      <w:r w:rsidRPr="004C6AF8">
        <w:rPr>
          <w:rStyle w:val="None"/>
          <w:rFonts w:ascii="Garamond" w:hAnsi="Garamond"/>
          <w:b/>
          <w:bCs/>
          <w:color w:val="009900"/>
          <w:u w:color="008000"/>
        </w:rPr>
        <w:t>Q</w:t>
      </w:r>
      <w:r w:rsidR="00FD2F52">
        <w:rPr>
          <w:rStyle w:val="None"/>
          <w:rFonts w:ascii="Garamond" w:hAnsi="Garamond"/>
          <w:b/>
          <w:bCs/>
          <w:color w:val="009900"/>
          <w:u w:color="008000"/>
        </w:rPr>
        <w:t>9</w:t>
      </w:r>
      <w:r w:rsidRPr="004C6AF8">
        <w:rPr>
          <w:rStyle w:val="None"/>
          <w:rFonts w:ascii="Garamond" w:hAnsi="Garamond"/>
          <w:b/>
          <w:bCs/>
          <w:color w:val="009900"/>
          <w:u w:color="008000"/>
        </w:rPr>
        <w:t>.</w:t>
      </w:r>
      <w:r w:rsidRPr="004C6AF8">
        <w:rPr>
          <w:rStyle w:val="None"/>
          <w:rFonts w:ascii="Garamond" w:hAnsi="Garamond"/>
          <w:color w:val="009900"/>
          <w:u w:color="008000"/>
        </w:rPr>
        <w:t xml:space="preserve"> Zoom in </w:t>
      </w:r>
      <w:r w:rsidR="009D2E0E">
        <w:rPr>
          <w:rStyle w:val="None"/>
          <w:rFonts w:ascii="Garamond" w:hAnsi="Garamond"/>
          <w:color w:val="009900"/>
          <w:u w:color="008000"/>
        </w:rPr>
        <w:t xml:space="preserve">on </w:t>
      </w:r>
      <w:r w:rsidRPr="004C6AF8">
        <w:rPr>
          <w:rStyle w:val="None"/>
          <w:rFonts w:ascii="Garamond" w:hAnsi="Garamond"/>
          <w:color w:val="009900"/>
          <w:u w:color="008000"/>
        </w:rPr>
        <w:t xml:space="preserve">the Hydrogen bond plot to examine individual hydrogen bonds. Click on the atoms to display the names and numbers of the residues involved. </w:t>
      </w:r>
    </w:p>
    <w:p w14:paraId="76394771" w14:textId="5A334805" w:rsidR="00E81882" w:rsidRDefault="00161A38" w:rsidP="00EA4722">
      <w:pPr>
        <w:pStyle w:val="BodyA"/>
        <w:numPr>
          <w:ilvl w:val="0"/>
          <w:numId w:val="18"/>
        </w:numPr>
        <w:rPr>
          <w:rStyle w:val="None"/>
          <w:rFonts w:ascii="Garamond" w:eastAsia="Garamond" w:hAnsi="Garamond" w:cs="Garamond"/>
          <w:color w:val="009900"/>
        </w:rPr>
      </w:pPr>
      <w:r w:rsidRPr="004C6AF8">
        <w:rPr>
          <w:rStyle w:val="None"/>
          <w:rFonts w:ascii="Garamond" w:hAnsi="Garamond"/>
          <w:color w:val="009900"/>
          <w:u w:color="008000"/>
        </w:rPr>
        <w:t xml:space="preserve">Name 3 titin </w:t>
      </w:r>
      <w:r w:rsidRPr="004C6AF8">
        <w:rPr>
          <w:rStyle w:val="None"/>
          <w:rFonts w:ascii="Garamond" w:hAnsi="Garamond"/>
          <w:b/>
          <w:bCs/>
          <w:color w:val="009900"/>
          <w:u w:color="008000"/>
          <w:lang w:val="it-IT"/>
        </w:rPr>
        <w:t xml:space="preserve">residue </w:t>
      </w:r>
      <w:r w:rsidRPr="004C6AF8">
        <w:rPr>
          <w:rStyle w:val="None"/>
          <w:rFonts w:ascii="Garamond" w:hAnsi="Garamond"/>
          <w:b/>
          <w:bCs/>
          <w:color w:val="009900"/>
          <w:u w:color="008F00"/>
        </w:rPr>
        <w:t>pairs</w:t>
      </w:r>
      <w:r w:rsidRPr="004C6AF8">
        <w:rPr>
          <w:rStyle w:val="None"/>
          <w:rFonts w:ascii="Garamond" w:hAnsi="Garamond"/>
          <w:color w:val="009900"/>
          <w:u w:color="008F00"/>
        </w:rPr>
        <w:t xml:space="preserve"> </w:t>
      </w:r>
      <w:r w:rsidRPr="004C6AF8">
        <w:rPr>
          <w:rStyle w:val="None"/>
          <w:rFonts w:ascii="Garamond" w:hAnsi="Garamond"/>
          <w:color w:val="009900"/>
          <w:u w:color="008000"/>
        </w:rPr>
        <w:t xml:space="preserve">involved in Hydrogen bond formation at the beginning of the trajectory that break by the end of the trajectory. </w:t>
      </w:r>
    </w:p>
    <w:p w14:paraId="1A41C767" w14:textId="5361CFC7" w:rsidR="009E7EA7" w:rsidRPr="00E81882" w:rsidRDefault="00161A38" w:rsidP="00E947F2">
      <w:pPr>
        <w:pStyle w:val="BodyA"/>
        <w:numPr>
          <w:ilvl w:val="0"/>
          <w:numId w:val="18"/>
        </w:numPr>
        <w:rPr>
          <w:rStyle w:val="None"/>
          <w:rFonts w:ascii="Garamond" w:eastAsia="Garamond" w:hAnsi="Garamond" w:cs="Garamond"/>
          <w:color w:val="009900"/>
        </w:rPr>
      </w:pPr>
      <w:r w:rsidRPr="00E81882">
        <w:rPr>
          <w:rStyle w:val="None"/>
          <w:rFonts w:ascii="Garamond" w:hAnsi="Garamond"/>
          <w:color w:val="009900"/>
          <w:u w:color="008000"/>
        </w:rPr>
        <w:t xml:space="preserve">Attach a screenshot of </w:t>
      </w:r>
      <w:r w:rsidR="009D2E0E">
        <w:rPr>
          <w:rStyle w:val="None"/>
          <w:rFonts w:ascii="Garamond" w:hAnsi="Garamond"/>
          <w:color w:val="009900"/>
          <w:u w:color="008000"/>
        </w:rPr>
        <w:t>any</w:t>
      </w:r>
      <w:r w:rsidR="009D2E0E" w:rsidRPr="00E81882">
        <w:rPr>
          <w:rStyle w:val="None"/>
          <w:rFonts w:ascii="Garamond" w:hAnsi="Garamond"/>
          <w:color w:val="009900"/>
          <w:u w:color="008000"/>
        </w:rPr>
        <w:t xml:space="preserve"> </w:t>
      </w:r>
      <w:r w:rsidRPr="00E81882">
        <w:rPr>
          <w:rStyle w:val="None"/>
          <w:rFonts w:ascii="Garamond" w:hAnsi="Garamond"/>
          <w:color w:val="009900"/>
          <w:u w:color="008000"/>
        </w:rPr>
        <w:t xml:space="preserve">hydrogen bond and correlate its breakage with </w:t>
      </w:r>
      <w:r w:rsidR="009D2E0E">
        <w:rPr>
          <w:rStyle w:val="None"/>
          <w:rFonts w:ascii="Garamond" w:hAnsi="Garamond"/>
          <w:color w:val="009900"/>
          <w:u w:color="008000"/>
        </w:rPr>
        <w:t xml:space="preserve">some </w:t>
      </w:r>
      <w:r w:rsidRPr="00E81882">
        <w:rPr>
          <w:rStyle w:val="None"/>
          <w:rFonts w:ascii="Garamond" w:hAnsi="Garamond"/>
          <w:color w:val="009900"/>
          <w:u w:color="008000"/>
        </w:rPr>
        <w:t xml:space="preserve">change in secondary structure (similar to the </w:t>
      </w:r>
      <w:r w:rsidR="009D2E0E">
        <w:rPr>
          <w:rStyle w:val="None"/>
          <w:rFonts w:ascii="Garamond" w:hAnsi="Garamond"/>
          <w:color w:val="009900"/>
          <w:u w:color="008000"/>
        </w:rPr>
        <w:t>example provided below on</w:t>
      </w:r>
      <w:r w:rsidRPr="00E81882">
        <w:rPr>
          <w:rStyle w:val="None"/>
          <w:rFonts w:ascii="Garamond" w:hAnsi="Garamond"/>
          <w:color w:val="009900"/>
          <w:u w:color="008000"/>
        </w:rPr>
        <w:t xml:space="preserve"> the right). </w:t>
      </w:r>
      <w:r w:rsidRPr="00E81882">
        <w:rPr>
          <w:rStyle w:val="None"/>
          <w:rFonts w:ascii="Garamond" w:hAnsi="Garamond"/>
          <w:color w:val="000000"/>
          <w:u w:color="000000"/>
        </w:rPr>
        <w:t>Hint: You may find it helpful to create a visual representation of the hydrogen bonds in VMD. First</w:t>
      </w:r>
      <w:r w:rsidR="0070250E">
        <w:rPr>
          <w:rStyle w:val="None"/>
          <w:rFonts w:ascii="Garamond" w:hAnsi="Garamond"/>
          <w:color w:val="000000"/>
          <w:u w:color="000000"/>
        </w:rPr>
        <w:t>,</w:t>
      </w:r>
      <w:r w:rsidRPr="00E81882">
        <w:rPr>
          <w:rStyle w:val="None"/>
          <w:rFonts w:ascii="Garamond" w:hAnsi="Garamond"/>
          <w:color w:val="000000"/>
          <w:u w:color="000000"/>
        </w:rPr>
        <w:t xml:space="preserve"> make a “new cartoon” representation of your protein</w:t>
      </w:r>
      <w:r w:rsidR="007E13A9">
        <w:rPr>
          <w:rStyle w:val="None"/>
          <w:rFonts w:ascii="Garamond" w:hAnsi="Garamond"/>
          <w:color w:val="000000"/>
          <w:u w:color="000000"/>
        </w:rPr>
        <w:t>.</w:t>
      </w:r>
      <w:r w:rsidRPr="00E81882">
        <w:rPr>
          <w:rStyle w:val="None"/>
          <w:rFonts w:ascii="Garamond" w:hAnsi="Garamond"/>
          <w:color w:val="000000"/>
          <w:u w:color="000000"/>
        </w:rPr>
        <w:t xml:space="preserve"> </w:t>
      </w:r>
      <w:r w:rsidR="007E13A9">
        <w:rPr>
          <w:rStyle w:val="None"/>
          <w:rFonts w:ascii="Garamond" w:hAnsi="Garamond"/>
          <w:color w:val="000000"/>
          <w:u w:color="000000"/>
        </w:rPr>
        <w:t xml:space="preserve">Next, </w:t>
      </w:r>
      <w:r w:rsidRPr="00E81882">
        <w:rPr>
          <w:rStyle w:val="None"/>
          <w:rFonts w:ascii="Garamond" w:hAnsi="Garamond"/>
          <w:color w:val="000000"/>
          <w:u w:color="000000"/>
        </w:rPr>
        <w:t>add another representation</w:t>
      </w:r>
      <w:r w:rsidR="007E13A9">
        <w:rPr>
          <w:rStyle w:val="None"/>
          <w:rFonts w:ascii="Garamond" w:hAnsi="Garamond"/>
          <w:color w:val="000000"/>
          <w:u w:color="000000"/>
        </w:rPr>
        <w:t xml:space="preserve"> with</w:t>
      </w:r>
      <w:r w:rsidRPr="00E81882">
        <w:rPr>
          <w:rStyle w:val="None"/>
          <w:rFonts w:ascii="Garamond" w:hAnsi="Garamond"/>
          <w:color w:val="000000"/>
          <w:u w:color="000000"/>
        </w:rPr>
        <w:t xml:space="preserve"> “name CA C N O HN” and show it with licorice. Finally</w:t>
      </w:r>
      <w:r w:rsidR="007E13A9">
        <w:rPr>
          <w:rStyle w:val="None"/>
          <w:rFonts w:ascii="Garamond" w:hAnsi="Garamond"/>
          <w:color w:val="000000"/>
          <w:u w:color="000000"/>
        </w:rPr>
        <w:t>,</w:t>
      </w:r>
      <w:r w:rsidRPr="00E81882">
        <w:rPr>
          <w:rStyle w:val="None"/>
          <w:rFonts w:ascii="Garamond" w:hAnsi="Garamond"/>
          <w:color w:val="000000"/>
          <w:u w:color="000000"/>
        </w:rPr>
        <w:t xml:space="preserve"> add another representation by choosing “</w:t>
      </w:r>
      <w:r w:rsidRPr="00E81882">
        <w:rPr>
          <w:rStyle w:val="None"/>
          <w:rFonts w:ascii="Garamond" w:hAnsi="Garamond"/>
          <w:color w:val="000000"/>
          <w:u w:color="000000"/>
          <w:lang w:val="nl-NL"/>
        </w:rPr>
        <w:t>HBonds</w:t>
      </w:r>
      <w:r w:rsidRPr="00E81882">
        <w:rPr>
          <w:rStyle w:val="None"/>
          <w:rFonts w:ascii="Garamond" w:hAnsi="Garamond"/>
          <w:color w:val="000000"/>
          <w:u w:color="000000"/>
        </w:rPr>
        <w:t>” as the drawing method</w:t>
      </w:r>
      <w:r w:rsidR="00DA5E5F">
        <w:rPr>
          <w:rStyle w:val="None"/>
          <w:rFonts w:ascii="Garamond" w:hAnsi="Garamond"/>
          <w:color w:val="000000"/>
          <w:u w:color="000000"/>
        </w:rPr>
        <w:t xml:space="preserve">, </w:t>
      </w:r>
      <w:r w:rsidR="00780325">
        <w:rPr>
          <w:rStyle w:val="None"/>
          <w:rFonts w:ascii="Garamond" w:hAnsi="Garamond"/>
          <w:color w:val="000000"/>
          <w:u w:color="000000"/>
        </w:rPr>
        <w:t>choosing</w:t>
      </w:r>
      <w:r w:rsidRPr="00E81882">
        <w:rPr>
          <w:rStyle w:val="None"/>
          <w:rFonts w:ascii="Garamond" w:hAnsi="Garamond"/>
          <w:color w:val="000000"/>
          <w:u w:color="000000"/>
        </w:rPr>
        <w:t xml:space="preserve"> the distance and angle cutoff as above</w:t>
      </w:r>
      <w:r w:rsidR="00DA5E5F">
        <w:rPr>
          <w:rStyle w:val="None"/>
          <w:rFonts w:ascii="Garamond" w:hAnsi="Garamond"/>
          <w:color w:val="000000"/>
          <w:u w:color="000000"/>
        </w:rPr>
        <w:t xml:space="preserve">, </w:t>
      </w:r>
      <w:r w:rsidR="00DA5E5F" w:rsidRPr="00E81882">
        <w:rPr>
          <w:rStyle w:val="None"/>
          <w:rFonts w:ascii="Garamond" w:hAnsi="Garamond"/>
          <w:color w:val="000000"/>
          <w:u w:color="000000"/>
        </w:rPr>
        <w:t>chang</w:t>
      </w:r>
      <w:r w:rsidR="00DA5E5F">
        <w:rPr>
          <w:rStyle w:val="None"/>
          <w:rFonts w:ascii="Garamond" w:hAnsi="Garamond"/>
          <w:color w:val="000000"/>
          <w:u w:color="000000"/>
        </w:rPr>
        <w:t>ing</w:t>
      </w:r>
      <w:r w:rsidR="00DA5E5F" w:rsidRPr="00E81882">
        <w:rPr>
          <w:rStyle w:val="None"/>
          <w:rFonts w:ascii="Garamond" w:hAnsi="Garamond"/>
          <w:color w:val="000000"/>
          <w:u w:color="000000"/>
        </w:rPr>
        <w:t xml:space="preserve"> </w:t>
      </w:r>
      <w:r w:rsidRPr="00E81882">
        <w:rPr>
          <w:rStyle w:val="None"/>
          <w:rFonts w:ascii="Garamond" w:hAnsi="Garamond"/>
          <w:color w:val="000000"/>
          <w:u w:color="000000"/>
        </w:rPr>
        <w:t>the</w:t>
      </w:r>
      <w:r w:rsidR="007E13A9">
        <w:rPr>
          <w:rStyle w:val="None"/>
          <w:rFonts w:ascii="Garamond" w:hAnsi="Garamond"/>
          <w:color w:val="000000"/>
          <w:u w:color="000000"/>
        </w:rPr>
        <w:t xml:space="preserve"> color</w:t>
      </w:r>
      <w:r w:rsidR="0070250E">
        <w:rPr>
          <w:rStyle w:val="None"/>
          <w:rFonts w:ascii="Garamond" w:hAnsi="Garamond"/>
          <w:color w:val="000000"/>
          <w:u w:color="000000"/>
        </w:rPr>
        <w:t>,</w:t>
      </w:r>
      <w:r w:rsidR="007E13A9">
        <w:rPr>
          <w:rStyle w:val="None"/>
          <w:rFonts w:ascii="Garamond" w:hAnsi="Garamond"/>
          <w:color w:val="000000"/>
          <w:u w:color="000000"/>
        </w:rPr>
        <w:t xml:space="preserve"> and </w:t>
      </w:r>
      <w:r w:rsidR="00F44A5E">
        <w:rPr>
          <w:rStyle w:val="None"/>
          <w:rFonts w:ascii="Garamond" w:hAnsi="Garamond"/>
          <w:color w:val="000000"/>
          <w:u w:color="000000"/>
        </w:rPr>
        <w:t>set</w:t>
      </w:r>
      <w:r w:rsidR="00DA5E5F">
        <w:rPr>
          <w:rStyle w:val="None"/>
          <w:rFonts w:ascii="Garamond" w:hAnsi="Garamond"/>
          <w:color w:val="000000"/>
          <w:u w:color="000000"/>
        </w:rPr>
        <w:t>ting</w:t>
      </w:r>
      <w:r w:rsidR="00F44A5E">
        <w:rPr>
          <w:rStyle w:val="None"/>
          <w:rFonts w:ascii="Garamond" w:hAnsi="Garamond"/>
          <w:color w:val="000000"/>
          <w:u w:color="000000"/>
        </w:rPr>
        <w:t xml:space="preserve"> </w:t>
      </w:r>
      <w:r w:rsidR="007E13A9">
        <w:rPr>
          <w:rStyle w:val="None"/>
          <w:rFonts w:ascii="Garamond" w:hAnsi="Garamond"/>
          <w:color w:val="000000"/>
          <w:u w:color="000000"/>
        </w:rPr>
        <w:t>the</w:t>
      </w:r>
      <w:r w:rsidRPr="00E81882">
        <w:rPr>
          <w:rStyle w:val="None"/>
          <w:rFonts w:ascii="Garamond" w:hAnsi="Garamond"/>
          <w:color w:val="000000"/>
          <w:u w:color="000000"/>
        </w:rPr>
        <w:t xml:space="preserve"> line thickness to 5 for better visibility.</w:t>
      </w:r>
    </w:p>
    <w:p w14:paraId="688B7216" w14:textId="77777777" w:rsidR="00E13995" w:rsidRDefault="00E13995" w:rsidP="00EA4722">
      <w:pPr>
        <w:pStyle w:val="BodyA"/>
        <w:rPr>
          <w:rStyle w:val="None"/>
          <w:rFonts w:ascii="Garamond" w:hAnsi="Garamond"/>
          <w:color w:val="660066"/>
          <w:sz w:val="28"/>
          <w:szCs w:val="28"/>
          <w:u w:color="660066"/>
        </w:rPr>
      </w:pPr>
    </w:p>
    <w:p w14:paraId="48A4B49F" w14:textId="76E9D66E" w:rsidR="00FD2F52" w:rsidRPr="00FD2F52" w:rsidRDefault="007E046C" w:rsidP="00E947F2">
      <w:pPr>
        <w:pStyle w:val="BodyA"/>
        <w:jc w:val="center"/>
        <w:rPr>
          <w:rStyle w:val="None"/>
          <w:rFonts w:ascii="Garamond" w:eastAsia="Garamond" w:hAnsi="Garamond" w:cs="Garamond"/>
          <w:b/>
          <w:color w:val="7030A0"/>
        </w:rPr>
      </w:pPr>
      <w:r>
        <w:rPr>
          <w:rStyle w:val="None"/>
          <w:rFonts w:ascii="Garamond" w:hAnsi="Garamond"/>
          <w:b/>
          <w:color w:val="7030A0"/>
          <w:u w:color="660066"/>
        </w:rPr>
        <w:t xml:space="preserve">Part </w:t>
      </w:r>
      <w:r w:rsidR="00FD2F52" w:rsidRPr="00FD2F52">
        <w:rPr>
          <w:rStyle w:val="None"/>
          <w:rFonts w:ascii="Garamond" w:hAnsi="Garamond"/>
          <w:b/>
          <w:color w:val="7030A0"/>
          <w:u w:color="660066"/>
        </w:rPr>
        <w:t>2: Your Protein Analysis</w:t>
      </w:r>
    </w:p>
    <w:p w14:paraId="5731D46D" w14:textId="5B3CB315" w:rsidR="00FD2F52" w:rsidRPr="00E947F2" w:rsidRDefault="00FD2F52" w:rsidP="00EA4722">
      <w:pPr>
        <w:pStyle w:val="BodyA"/>
        <w:rPr>
          <w:rStyle w:val="None"/>
          <w:rFonts w:ascii="Courier New" w:eastAsia="Garamond" w:hAnsi="Courier New" w:cs="Courier New"/>
          <w:i/>
          <w:iCs/>
        </w:rPr>
      </w:pPr>
      <w:r>
        <w:rPr>
          <w:rStyle w:val="None"/>
          <w:rFonts w:ascii="Garamond" w:hAnsi="Garamond"/>
        </w:rPr>
        <w:t xml:space="preserve">Navigate to your protein’s directory on Midway and check that </w:t>
      </w:r>
      <w:r w:rsidR="00D102D2">
        <w:rPr>
          <w:rStyle w:val="None"/>
          <w:rFonts w:ascii="Garamond" w:hAnsi="Garamond"/>
        </w:rPr>
        <w:t xml:space="preserve">your </w:t>
      </w:r>
      <w:r>
        <w:rPr>
          <w:rStyle w:val="None"/>
          <w:rFonts w:ascii="Garamond" w:hAnsi="Garamond"/>
        </w:rPr>
        <w:t xml:space="preserve">job actually </w:t>
      </w:r>
      <w:r w:rsidR="00D102D2">
        <w:rPr>
          <w:rStyle w:val="None"/>
          <w:rFonts w:ascii="Garamond" w:hAnsi="Garamond"/>
        </w:rPr>
        <w:t xml:space="preserve">ran to </w:t>
      </w:r>
      <w:r>
        <w:rPr>
          <w:rStyle w:val="None"/>
          <w:rFonts w:ascii="Garamond" w:hAnsi="Garamond"/>
        </w:rPr>
        <w:t>complet</w:t>
      </w:r>
      <w:r w:rsidR="00D102D2">
        <w:rPr>
          <w:rStyle w:val="None"/>
          <w:rFonts w:ascii="Garamond" w:hAnsi="Garamond"/>
        </w:rPr>
        <w:t>ion</w:t>
      </w:r>
      <w:r>
        <w:rPr>
          <w:rStyle w:val="None"/>
          <w:rFonts w:ascii="Garamond" w:hAnsi="Garamond"/>
        </w:rPr>
        <w:t xml:space="preserve">. To do this, </w:t>
      </w:r>
      <w:r w:rsidR="00D102D2">
        <w:rPr>
          <w:rStyle w:val="None"/>
          <w:rFonts w:ascii="Garamond" w:hAnsi="Garamond"/>
        </w:rPr>
        <w:t xml:space="preserve">use </w:t>
      </w:r>
      <w:r>
        <w:rPr>
          <w:rStyle w:val="None"/>
          <w:rFonts w:ascii="Garamond" w:hAnsi="Garamond"/>
        </w:rPr>
        <w:t>the command</w:t>
      </w:r>
      <w:r w:rsidR="00D102D2" w:rsidRPr="0070250E">
        <w:rPr>
          <w:rStyle w:val="None"/>
          <w:rFonts w:ascii="Garamond" w:hAnsi="Garamond"/>
        </w:rPr>
        <w:t>:</w:t>
      </w:r>
      <w:r w:rsidR="00D102D2" w:rsidRPr="00E947F2">
        <w:rPr>
          <w:rStyle w:val="None"/>
          <w:rFonts w:ascii="Garamond" w:hAnsi="Garamond"/>
          <w:lang w:val="pt-PT"/>
        </w:rPr>
        <w:t xml:space="preserve"> </w:t>
      </w:r>
      <w:proofErr w:type="spellStart"/>
      <w:r w:rsidRPr="00E947F2">
        <w:rPr>
          <w:rStyle w:val="None"/>
          <w:rFonts w:ascii="Courier New" w:hAnsi="Courier New" w:cs="Courier New"/>
          <w:lang w:val="pt-PT"/>
        </w:rPr>
        <w:t>tail</w:t>
      </w:r>
      <w:proofErr w:type="spellEnd"/>
      <w:r w:rsidRPr="00E947F2">
        <w:rPr>
          <w:rStyle w:val="None"/>
          <w:rFonts w:ascii="Courier New" w:hAnsi="Courier New" w:cs="Courier New"/>
          <w:lang w:val="pt-PT"/>
        </w:rPr>
        <w:t xml:space="preserve"> XXXX-mini-equil-npt1(</w:t>
      </w:r>
      <w:proofErr w:type="spellStart"/>
      <w:r w:rsidRPr="00E947F2">
        <w:rPr>
          <w:rStyle w:val="None"/>
          <w:rFonts w:ascii="Courier New" w:hAnsi="Courier New" w:cs="Courier New"/>
          <w:lang w:val="pt-PT"/>
        </w:rPr>
        <w:t>or</w:t>
      </w:r>
      <w:proofErr w:type="spellEnd"/>
      <w:r w:rsidRPr="00E947F2">
        <w:rPr>
          <w:rStyle w:val="None"/>
          <w:rFonts w:ascii="Courier New" w:hAnsi="Courier New" w:cs="Courier New"/>
          <w:lang w:val="pt-PT"/>
        </w:rPr>
        <w:t xml:space="preserve"> 2).log</w:t>
      </w:r>
    </w:p>
    <w:p w14:paraId="2DAF4652" w14:textId="77777777" w:rsidR="00FD2F52" w:rsidRDefault="00FD2F52" w:rsidP="00EA4722">
      <w:pPr>
        <w:pStyle w:val="BodyA"/>
        <w:rPr>
          <w:rStyle w:val="None"/>
          <w:rFonts w:ascii="Garamond" w:eastAsia="Garamond" w:hAnsi="Garamond" w:cs="Garamond"/>
        </w:rPr>
      </w:pPr>
    </w:p>
    <w:p w14:paraId="382980C5" w14:textId="42AF1754" w:rsidR="00FD2F52" w:rsidRPr="007E046C" w:rsidRDefault="00FD2F52" w:rsidP="00EA4722">
      <w:pPr>
        <w:pStyle w:val="BodyA"/>
        <w:rPr>
          <w:rStyle w:val="None"/>
          <w:rFonts w:ascii="Garamond" w:hAnsi="Garamond"/>
          <w:b/>
          <w:bCs/>
          <w:color w:val="C00000"/>
          <w:u w:color="FF0000"/>
        </w:rPr>
      </w:pPr>
      <w:r>
        <w:rPr>
          <w:rStyle w:val="None"/>
          <w:rFonts w:ascii="Garamond" w:hAnsi="Garamond"/>
        </w:rPr>
        <w:t xml:space="preserve">If the output of the message contains “End of program” at the bottom, then your simulation </w:t>
      </w:r>
      <w:r w:rsidR="0070250E">
        <w:rPr>
          <w:rStyle w:val="None"/>
          <w:rFonts w:ascii="Garamond" w:hAnsi="Garamond"/>
        </w:rPr>
        <w:t xml:space="preserve">has been </w:t>
      </w:r>
      <w:r>
        <w:rPr>
          <w:rStyle w:val="None"/>
          <w:rFonts w:ascii="Garamond" w:hAnsi="Garamond"/>
        </w:rPr>
        <w:t xml:space="preserve">completed successfully! </w:t>
      </w:r>
      <w:r w:rsidRPr="007E046C">
        <w:rPr>
          <w:rStyle w:val="None"/>
          <w:rFonts w:ascii="Garamond" w:hAnsi="Garamond"/>
          <w:b/>
          <w:bCs/>
          <w:color w:val="C00000"/>
          <w:u w:color="FF0000"/>
        </w:rPr>
        <w:t>Otherwise, you will need to contact Dr. Haddadian or your TA about how to restart your simulation.</w:t>
      </w:r>
      <w:r w:rsidR="00D7245E">
        <w:rPr>
          <w:rStyle w:val="None"/>
          <w:rFonts w:ascii="Garamond" w:hAnsi="Garamond"/>
          <w:b/>
          <w:bCs/>
          <w:color w:val="C00000"/>
          <w:u w:color="FF0000"/>
        </w:rPr>
        <w:t xml:space="preserve"> You can also refer to question 12 </w:t>
      </w:r>
      <w:r w:rsidR="0070250E">
        <w:rPr>
          <w:rStyle w:val="None"/>
          <w:rFonts w:ascii="Garamond" w:hAnsi="Garamond"/>
          <w:b/>
          <w:bCs/>
          <w:color w:val="C00000"/>
          <w:u w:color="FF0000"/>
        </w:rPr>
        <w:t>in</w:t>
      </w:r>
      <w:r w:rsidR="00D7245E">
        <w:rPr>
          <w:rStyle w:val="None"/>
          <w:rFonts w:ascii="Garamond" w:hAnsi="Garamond"/>
          <w:b/>
          <w:bCs/>
          <w:color w:val="C00000"/>
          <w:u w:color="FF0000"/>
        </w:rPr>
        <w:t xml:space="preserve"> lab 5.</w:t>
      </w:r>
    </w:p>
    <w:p w14:paraId="2B3DDC43" w14:textId="77777777" w:rsidR="00FD2F52" w:rsidRDefault="00FD2F52" w:rsidP="00EA4722">
      <w:pPr>
        <w:pStyle w:val="BodyA"/>
        <w:rPr>
          <w:rStyle w:val="None"/>
          <w:rFonts w:ascii="Garamond" w:eastAsia="Garamond" w:hAnsi="Garamond" w:cs="Garamond"/>
        </w:rPr>
      </w:pPr>
    </w:p>
    <w:p w14:paraId="16635E20" w14:textId="0F78D8EF" w:rsidR="00FD2F52" w:rsidRPr="00E947F2" w:rsidRDefault="00FD2F52" w:rsidP="00EA4722">
      <w:pPr>
        <w:pStyle w:val="BodyA"/>
        <w:rPr>
          <w:rStyle w:val="None"/>
          <w:rFonts w:ascii="Courier New" w:hAnsi="Courier New" w:cs="Courier New"/>
        </w:rPr>
      </w:pPr>
      <w:r>
        <w:rPr>
          <w:rStyle w:val="None"/>
          <w:rFonts w:ascii="Garamond" w:hAnsi="Garamond"/>
        </w:rPr>
        <w:t xml:space="preserve">Just as you observed last week, if your simulation </w:t>
      </w:r>
      <w:r w:rsidR="0070250E">
        <w:rPr>
          <w:rStyle w:val="None"/>
          <w:rFonts w:ascii="Garamond" w:hAnsi="Garamond"/>
        </w:rPr>
        <w:t xml:space="preserve">is </w:t>
      </w:r>
      <w:r>
        <w:rPr>
          <w:rStyle w:val="None"/>
          <w:rFonts w:ascii="Garamond" w:hAnsi="Garamond"/>
        </w:rPr>
        <w:t>completed successfully</w:t>
      </w:r>
      <w:r w:rsidR="0070250E">
        <w:rPr>
          <w:rStyle w:val="None"/>
          <w:rFonts w:ascii="Garamond" w:hAnsi="Garamond"/>
        </w:rPr>
        <w:t>,</w:t>
      </w:r>
      <w:r>
        <w:rPr>
          <w:rStyle w:val="None"/>
          <w:rFonts w:ascii="Garamond" w:hAnsi="Garamond"/>
        </w:rPr>
        <w:t xml:space="preserve"> there will be files ending with </w:t>
      </w:r>
      <w:r w:rsidRPr="00E947F2">
        <w:rPr>
          <w:rStyle w:val="None"/>
          <w:rFonts w:ascii="Courier New" w:hAnsi="Courier New" w:cs="Courier New"/>
        </w:rPr>
        <w:t>.old</w:t>
      </w:r>
      <w:r>
        <w:rPr>
          <w:rStyle w:val="None"/>
          <w:rFonts w:ascii="Garamond" w:hAnsi="Garamond"/>
        </w:rPr>
        <w:t xml:space="preserve"> and </w:t>
      </w:r>
      <w:r w:rsidRPr="00E947F2">
        <w:rPr>
          <w:rStyle w:val="None"/>
          <w:rFonts w:ascii="Courier New" w:hAnsi="Courier New" w:cs="Courier New"/>
        </w:rPr>
        <w:t>.BAK</w:t>
      </w:r>
      <w:r>
        <w:rPr>
          <w:rStyle w:val="None"/>
          <w:rFonts w:ascii="Garamond" w:hAnsi="Garamond"/>
        </w:rPr>
        <w:t>. You may remove these files, as they are unnecessary.</w:t>
      </w:r>
      <w:r w:rsidR="00D7245E">
        <w:rPr>
          <w:rStyle w:val="None"/>
          <w:rFonts w:ascii="Garamond" w:hAnsi="Garamond"/>
          <w:b/>
          <w:bCs/>
        </w:rPr>
        <w:t xml:space="preserve"> </w:t>
      </w:r>
      <w:r>
        <w:rPr>
          <w:rStyle w:val="None"/>
          <w:rFonts w:ascii="Garamond" w:hAnsi="Garamond"/>
          <w:b/>
          <w:bCs/>
        </w:rPr>
        <w:t>Carefully</w:t>
      </w:r>
      <w:r>
        <w:rPr>
          <w:rStyle w:val="None"/>
          <w:rFonts w:ascii="Garamond" w:hAnsi="Garamond"/>
        </w:rPr>
        <w:t xml:space="preserve"> enter the following line (</w:t>
      </w:r>
      <w:r>
        <w:rPr>
          <w:rStyle w:val="None"/>
          <w:rFonts w:ascii="Garamond" w:hAnsi="Garamond"/>
          <w:color w:val="0000FF"/>
          <w:u w:color="0000FF"/>
        </w:rPr>
        <w:t>making a mistake could delete all of your work</w:t>
      </w:r>
      <w:r w:rsidR="00A277F7" w:rsidRPr="00677B3F">
        <w:rPr>
          <w:rStyle w:val="None"/>
          <w:rFonts w:ascii="Garamond" w:hAnsi="Garamond"/>
          <w:color w:val="0000FF"/>
          <w:u w:color="0000FF"/>
        </w:rPr>
        <w:t>!!)</w:t>
      </w:r>
      <w:r w:rsidR="00D7245E">
        <w:rPr>
          <w:rStyle w:val="None"/>
          <w:rFonts w:ascii="Garamond" w:hAnsi="Garamond"/>
          <w:i/>
          <w:iCs/>
        </w:rPr>
        <w:t xml:space="preserve">: </w:t>
      </w:r>
      <w:r w:rsidRPr="00E947F2">
        <w:rPr>
          <w:rStyle w:val="None"/>
          <w:rFonts w:ascii="Courier New" w:hAnsi="Courier New" w:cs="Courier New"/>
        </w:rPr>
        <w:t>rm *.BAK *.old</w:t>
      </w:r>
    </w:p>
    <w:p w14:paraId="7D1EB030" w14:textId="77777777" w:rsidR="00FD2F52" w:rsidRDefault="00FD2F52" w:rsidP="00EA4722">
      <w:pPr>
        <w:pStyle w:val="BodyA"/>
        <w:rPr>
          <w:rStyle w:val="None"/>
          <w:rFonts w:ascii="Garamond" w:eastAsia="Garamond" w:hAnsi="Garamond" w:cs="Garamond"/>
          <w:i/>
          <w:iCs/>
        </w:rPr>
      </w:pPr>
    </w:p>
    <w:p w14:paraId="4604358E" w14:textId="77777777" w:rsidR="00C117EB" w:rsidRDefault="00FD2F52" w:rsidP="00EA4722">
      <w:pPr>
        <w:pStyle w:val="BodyA"/>
        <w:rPr>
          <w:rStyle w:val="None"/>
          <w:rFonts w:ascii="Garamond" w:hAnsi="Garamond"/>
          <w:b/>
          <w:bCs/>
          <w:color w:val="000000"/>
          <w:u w:val="single" w:color="000000"/>
        </w:rPr>
      </w:pPr>
      <w:r w:rsidRPr="002E3317">
        <w:rPr>
          <w:rStyle w:val="None"/>
          <w:rFonts w:ascii="Garamond" w:hAnsi="Garamond"/>
          <w:color w:val="000000"/>
          <w:u w:color="000000"/>
        </w:rPr>
        <w:lastRenderedPageBreak/>
        <w:t xml:space="preserve">Download your latest NPT DCD file and load it into VMD </w:t>
      </w:r>
      <w:r w:rsidRPr="00677B3F">
        <w:rPr>
          <w:rStyle w:val="None"/>
          <w:rFonts w:ascii="Garamond" w:hAnsi="Garamond"/>
          <w:b/>
          <w:bCs/>
          <w:color w:val="000000"/>
          <w:u w:color="000000"/>
        </w:rPr>
        <w:t>with a stride of 5</w:t>
      </w:r>
      <w:r w:rsidRPr="002E3317">
        <w:rPr>
          <w:rStyle w:val="None"/>
          <w:rFonts w:ascii="Garamond" w:hAnsi="Garamond"/>
          <w:color w:val="000000"/>
          <w:u w:color="000000"/>
        </w:rPr>
        <w:t>. If your VMD crashes while attempting to load the DCD file, try again, but change the “</w:t>
      </w:r>
      <w:r w:rsidRPr="002E3317">
        <w:rPr>
          <w:rStyle w:val="Hyperlink1"/>
          <w:u w:val="none"/>
        </w:rPr>
        <w:t>Stride</w:t>
      </w:r>
      <w:r w:rsidRPr="002E3317">
        <w:rPr>
          <w:rStyle w:val="None"/>
          <w:rFonts w:ascii="Garamond" w:hAnsi="Garamond"/>
          <w:color w:val="000000"/>
          <w:u w:color="000000"/>
        </w:rPr>
        <w:t xml:space="preserve">” setting to 10. If your VMD timeline </w:t>
      </w:r>
      <w:r w:rsidR="007E046C">
        <w:rPr>
          <w:rStyle w:val="None"/>
          <w:rFonts w:ascii="Garamond" w:hAnsi="Garamond"/>
          <w:color w:val="000000"/>
          <w:u w:color="000000"/>
        </w:rPr>
        <w:t>analysis</w:t>
      </w:r>
      <w:r w:rsidRPr="002E3317">
        <w:rPr>
          <w:rStyle w:val="None"/>
          <w:rFonts w:ascii="Garamond" w:hAnsi="Garamond"/>
          <w:color w:val="000000"/>
          <w:u w:color="000000"/>
        </w:rPr>
        <w:t xml:space="preserve"> for your protein </w:t>
      </w:r>
      <w:r w:rsidR="007E046C" w:rsidRPr="002E3317">
        <w:rPr>
          <w:rStyle w:val="None"/>
          <w:rFonts w:ascii="Garamond" w:hAnsi="Garamond"/>
          <w:color w:val="000000"/>
          <w:u w:color="000000"/>
        </w:rPr>
        <w:t>crash</w:t>
      </w:r>
      <w:r w:rsidR="007E046C">
        <w:rPr>
          <w:rStyle w:val="None"/>
          <w:rFonts w:ascii="Garamond" w:hAnsi="Garamond"/>
          <w:color w:val="000000"/>
          <w:u w:color="000000"/>
        </w:rPr>
        <w:t>es</w:t>
      </w:r>
      <w:r w:rsidRPr="002E3317">
        <w:rPr>
          <w:rStyle w:val="None"/>
          <w:rFonts w:ascii="Garamond" w:hAnsi="Garamond"/>
          <w:color w:val="000000"/>
          <w:u w:color="000000"/>
        </w:rPr>
        <w:t xml:space="preserve"> or take too long on your </w:t>
      </w:r>
      <w:r w:rsidR="007E046C">
        <w:rPr>
          <w:rStyle w:val="None"/>
          <w:rFonts w:ascii="Garamond" w:hAnsi="Garamond"/>
          <w:color w:val="000000"/>
          <w:u w:color="000000"/>
        </w:rPr>
        <w:t>computer</w:t>
      </w:r>
      <w:r w:rsidRPr="002E3317">
        <w:rPr>
          <w:rStyle w:val="None"/>
          <w:rFonts w:ascii="Garamond" w:hAnsi="Garamond"/>
          <w:color w:val="000000"/>
          <w:u w:color="000000"/>
        </w:rPr>
        <w:t xml:space="preserve">, </w:t>
      </w:r>
      <w:r w:rsidR="007E046C">
        <w:rPr>
          <w:rStyle w:val="None"/>
          <w:rFonts w:ascii="Garamond" w:hAnsi="Garamond"/>
          <w:color w:val="000000"/>
          <w:u w:color="000000"/>
        </w:rPr>
        <w:t xml:space="preserve">use </w:t>
      </w:r>
      <w:hyperlink r:id="rId19" w:history="1">
        <w:r w:rsidR="007E046C" w:rsidRPr="00C117EB">
          <w:rPr>
            <w:rStyle w:val="Hyperlink"/>
            <w:rFonts w:ascii="Garamond" w:hAnsi="Garamond"/>
            <w:b/>
            <w:bCs/>
          </w:rPr>
          <w:t>Midway ThinLin</w:t>
        </w:r>
        <w:r w:rsidR="00B71927" w:rsidRPr="00C117EB">
          <w:rPr>
            <w:rStyle w:val="Hyperlink"/>
            <w:rFonts w:ascii="Garamond" w:hAnsi="Garamond"/>
            <w:b/>
            <w:bCs/>
          </w:rPr>
          <w:t>c</w:t>
        </w:r>
        <w:r w:rsidR="007E046C" w:rsidRPr="00C117EB">
          <w:rPr>
            <w:rStyle w:val="Hyperlink"/>
            <w:rFonts w:ascii="Garamond" w:hAnsi="Garamond"/>
            <w:b/>
            <w:bCs/>
          </w:rPr>
          <w:t xml:space="preserve"> to run VMD</w:t>
        </w:r>
      </w:hyperlink>
    </w:p>
    <w:p w14:paraId="1D5A14FB" w14:textId="63E646EE" w:rsidR="00FD2F52" w:rsidRPr="00C117EB" w:rsidRDefault="004B2178" w:rsidP="00EA4722">
      <w:pPr>
        <w:pStyle w:val="BodyA"/>
        <w:rPr>
          <w:rStyle w:val="None"/>
          <w:rFonts w:ascii="Garamond" w:eastAsia="Garamond" w:hAnsi="Garamond" w:cs="Garamond"/>
        </w:rPr>
      </w:pPr>
      <w:r w:rsidRPr="00C117EB">
        <w:rPr>
          <w:rStyle w:val="None"/>
          <w:rFonts w:ascii="Garamond" w:hAnsi="Garamond"/>
          <w:b/>
          <w:bCs/>
          <w:color w:val="000000" w:themeColor="text1"/>
        </w:rPr>
        <w:t>(</w:t>
      </w:r>
      <w:r w:rsidR="00145812" w:rsidRPr="00C117EB">
        <w:rPr>
          <w:rStyle w:val="None"/>
          <w:rFonts w:ascii="Garamond" w:hAnsi="Garamond"/>
          <w:b/>
          <w:bCs/>
          <w:color w:val="000000" w:themeColor="text1"/>
        </w:rPr>
        <w:t>See</w:t>
      </w:r>
      <w:r w:rsidRPr="00C117EB">
        <w:rPr>
          <w:rStyle w:val="None"/>
          <w:rFonts w:ascii="Garamond" w:hAnsi="Garamond"/>
          <w:b/>
          <w:bCs/>
          <w:color w:val="000000" w:themeColor="text1"/>
        </w:rPr>
        <w:t xml:space="preserve"> instructions at </w:t>
      </w:r>
      <w:r w:rsidR="00C117EB">
        <w:rPr>
          <w:rStyle w:val="None"/>
          <w:rFonts w:ascii="Garamond" w:hAnsi="Garamond"/>
          <w:b/>
          <w:bCs/>
          <w:color w:val="000000" w:themeColor="text1"/>
        </w:rPr>
        <w:t xml:space="preserve">the </w:t>
      </w:r>
      <w:r w:rsidRPr="00C117EB">
        <w:rPr>
          <w:rStyle w:val="None"/>
          <w:rFonts w:ascii="Garamond" w:hAnsi="Garamond"/>
          <w:b/>
          <w:bCs/>
          <w:color w:val="000000" w:themeColor="text1"/>
        </w:rPr>
        <w:t xml:space="preserve">end of </w:t>
      </w:r>
      <w:r w:rsidR="0070250E">
        <w:rPr>
          <w:rStyle w:val="None"/>
          <w:rFonts w:ascii="Garamond" w:hAnsi="Garamond"/>
          <w:b/>
          <w:bCs/>
          <w:color w:val="000000" w:themeColor="text1"/>
        </w:rPr>
        <w:t xml:space="preserve">the </w:t>
      </w:r>
      <w:r w:rsidRPr="00C117EB">
        <w:rPr>
          <w:rStyle w:val="None"/>
          <w:rFonts w:ascii="Garamond" w:hAnsi="Garamond"/>
          <w:b/>
          <w:bCs/>
          <w:color w:val="000000" w:themeColor="text1"/>
        </w:rPr>
        <w:t>lab)</w:t>
      </w:r>
    </w:p>
    <w:p w14:paraId="23E39842" w14:textId="77777777" w:rsidR="00FD2F52" w:rsidRDefault="00FD2F52" w:rsidP="00EA4722">
      <w:pPr>
        <w:pStyle w:val="ListParagraph"/>
        <w:ind w:left="0"/>
        <w:jc w:val="both"/>
        <w:rPr>
          <w:rStyle w:val="None"/>
          <w:rFonts w:ascii="Garamond" w:eastAsia="Garamond" w:hAnsi="Garamond" w:cs="Garamond"/>
          <w:color w:val="008000"/>
          <w:u w:color="008000"/>
        </w:rPr>
      </w:pPr>
    </w:p>
    <w:p w14:paraId="510D302B" w14:textId="05834B95" w:rsidR="00E6126B" w:rsidRPr="00E6126B" w:rsidRDefault="00FD2F52" w:rsidP="00EA4722">
      <w:pPr>
        <w:pStyle w:val="BodyA"/>
        <w:rPr>
          <w:rStyle w:val="None"/>
          <w:rFonts w:ascii="Garamond" w:hAnsi="Garamond"/>
          <w:color w:val="C00000"/>
          <w:u w:color="008000"/>
        </w:rPr>
      </w:pPr>
      <w:r w:rsidRPr="00E73F7C">
        <w:rPr>
          <w:rStyle w:val="None"/>
          <w:rFonts w:ascii="Garamond" w:hAnsi="Garamond"/>
          <w:b/>
          <w:bCs/>
          <w:color w:val="009900"/>
          <w:u w:color="008000"/>
          <w:lang w:val="pt-PT"/>
        </w:rPr>
        <w:t>Q</w:t>
      </w:r>
      <w:r>
        <w:rPr>
          <w:rStyle w:val="None"/>
          <w:rFonts w:ascii="Garamond" w:hAnsi="Garamond"/>
          <w:b/>
          <w:bCs/>
          <w:color w:val="009900"/>
          <w:u w:color="008000"/>
          <w:lang w:val="pt-PT"/>
        </w:rPr>
        <w:t>10.</w:t>
      </w:r>
      <w:r w:rsidRPr="00E73F7C">
        <w:rPr>
          <w:rStyle w:val="None"/>
          <w:rFonts w:ascii="Garamond" w:hAnsi="Garamond"/>
          <w:color w:val="009900"/>
          <w:u w:color="008000"/>
          <w:lang w:val="pt-PT"/>
        </w:rPr>
        <w:t xml:space="preserve"> </w:t>
      </w:r>
      <w:r w:rsidRPr="00E73F7C">
        <w:rPr>
          <w:rStyle w:val="None"/>
          <w:rFonts w:ascii="Garamond" w:hAnsi="Garamond"/>
          <w:b/>
          <w:bCs/>
          <w:color w:val="009900"/>
          <w:u w:color="008000"/>
        </w:rPr>
        <w:t xml:space="preserve">Hydrogen Bonds (“H-Bonds”): </w:t>
      </w:r>
      <w:r w:rsidR="00E6126B" w:rsidRPr="00E6126B">
        <w:rPr>
          <w:rStyle w:val="None"/>
          <w:rFonts w:ascii="Garamond" w:hAnsi="Garamond"/>
          <w:color w:val="C00000"/>
          <w:u w:color="008000"/>
        </w:rPr>
        <w:t>Students working on antifreeze protein, please consult with Dr. Haddadian.</w:t>
      </w:r>
    </w:p>
    <w:p w14:paraId="6D54E2DB" w14:textId="25C35128" w:rsidR="00FD2F52" w:rsidRDefault="00FD2F52" w:rsidP="00EA4722">
      <w:pPr>
        <w:pStyle w:val="BodyA"/>
        <w:rPr>
          <w:rStyle w:val="None"/>
          <w:rFonts w:ascii="Garamond" w:hAnsi="Garamond"/>
          <w:color w:val="009900"/>
          <w:u w:color="008000"/>
        </w:rPr>
      </w:pPr>
      <w:r w:rsidRPr="00E73F7C">
        <w:rPr>
          <w:rStyle w:val="None"/>
          <w:rFonts w:ascii="Garamond" w:hAnsi="Garamond"/>
          <w:color w:val="009900"/>
          <w:u w:color="008000"/>
        </w:rPr>
        <w:t xml:space="preserve">Using the H-Bonds tool built into VMD (Extensions </w:t>
      </w:r>
      <w:r w:rsidRPr="00E73F7C">
        <w:rPr>
          <w:rStyle w:val="None"/>
          <w:rFonts w:ascii="Wingdings" w:hAnsi="Wingdings"/>
          <w:color w:val="009900"/>
          <w:u w:color="008000"/>
        </w:rPr>
        <w:sym w:font="Wingdings" w:char="F0E0"/>
      </w:r>
      <w:r w:rsidRPr="00E73F7C">
        <w:rPr>
          <w:rStyle w:val="None"/>
          <w:rFonts w:ascii="Garamond" w:hAnsi="Garamond"/>
          <w:color w:val="009900"/>
          <w:u w:color="008000"/>
        </w:rPr>
        <w:t xml:space="preserve"> Analysis </w:t>
      </w:r>
      <w:r w:rsidRPr="00E73F7C">
        <w:rPr>
          <w:rStyle w:val="None"/>
          <w:rFonts w:ascii="Wingdings" w:hAnsi="Wingdings"/>
          <w:color w:val="009900"/>
          <w:u w:color="008000"/>
        </w:rPr>
        <w:sym w:font="Wingdings" w:char="F0E0"/>
      </w:r>
      <w:r w:rsidRPr="00E73F7C">
        <w:rPr>
          <w:rStyle w:val="None"/>
          <w:rFonts w:ascii="Garamond" w:hAnsi="Garamond"/>
          <w:color w:val="009900"/>
          <w:u w:color="008000"/>
        </w:rPr>
        <w:t xml:space="preserve"> Hydrogen Bonds), find the number of hydrogen bonds in your </w:t>
      </w:r>
      <w:r w:rsidRPr="00A53EDE">
        <w:rPr>
          <w:rStyle w:val="None"/>
          <w:rFonts w:ascii="Garamond" w:hAnsi="Garamond"/>
          <w:b/>
          <w:bCs/>
          <w:color w:val="009900"/>
          <w:u w:color="008000"/>
        </w:rPr>
        <w:t>protein backbone</w:t>
      </w:r>
      <w:r w:rsidRPr="00A53EDE">
        <w:rPr>
          <w:rStyle w:val="None"/>
          <w:rFonts w:ascii="Garamond" w:hAnsi="Garamond"/>
          <w:color w:val="009900"/>
          <w:u w:color="008000"/>
        </w:rPr>
        <w:t xml:space="preserve"> over the course of the simulation.</w:t>
      </w:r>
      <w:r w:rsidRPr="00E73F7C">
        <w:rPr>
          <w:rStyle w:val="None"/>
          <w:rFonts w:ascii="Garamond" w:hAnsi="Garamond"/>
          <w:color w:val="009900"/>
          <w:u w:color="008000"/>
        </w:rPr>
        <w:t xml:space="preserve"> To achieve this</w:t>
      </w:r>
      <w:r w:rsidR="006C6BF8">
        <w:rPr>
          <w:rStyle w:val="None"/>
          <w:rFonts w:ascii="Garamond" w:hAnsi="Garamond"/>
          <w:color w:val="009900"/>
          <w:u w:color="008000"/>
        </w:rPr>
        <w:t>,</w:t>
      </w:r>
      <w:r w:rsidRPr="00E73F7C">
        <w:rPr>
          <w:rStyle w:val="None"/>
          <w:rFonts w:ascii="Garamond" w:hAnsi="Garamond"/>
          <w:color w:val="009900"/>
          <w:u w:color="008000"/>
        </w:rPr>
        <w:t xml:space="preserve"> ch</w:t>
      </w:r>
      <w:r w:rsidR="006C6BF8">
        <w:rPr>
          <w:rStyle w:val="None"/>
          <w:rFonts w:ascii="Garamond" w:hAnsi="Garamond"/>
          <w:color w:val="009900"/>
          <w:u w:color="008000"/>
        </w:rPr>
        <w:t>o</w:t>
      </w:r>
      <w:r w:rsidRPr="00E73F7C">
        <w:rPr>
          <w:rStyle w:val="None"/>
          <w:rFonts w:ascii="Garamond" w:hAnsi="Garamond"/>
          <w:color w:val="009900"/>
          <w:u w:color="008000"/>
        </w:rPr>
        <w:t xml:space="preserve">ose atoms “name N O” in the selection box and use a Donor-Acceptor distance of 3.5Å and an Angle Cutoff of 35 degrees. </w:t>
      </w:r>
    </w:p>
    <w:p w14:paraId="6C8FE551" w14:textId="3C373CEA" w:rsidR="00FD2F52" w:rsidRPr="00445A85" w:rsidRDefault="00FD2F52" w:rsidP="00EA4722">
      <w:pPr>
        <w:pStyle w:val="BodyA"/>
        <w:numPr>
          <w:ilvl w:val="0"/>
          <w:numId w:val="13"/>
        </w:numPr>
        <w:rPr>
          <w:rStyle w:val="None"/>
          <w:rFonts w:ascii="Garamond" w:eastAsia="Garamond" w:hAnsi="Garamond" w:cs="Garamond"/>
          <w:color w:val="009900"/>
        </w:rPr>
      </w:pPr>
      <w:r w:rsidRPr="00E73F7C">
        <w:rPr>
          <w:rStyle w:val="None"/>
          <w:rFonts w:ascii="Garamond" w:hAnsi="Garamond"/>
          <w:color w:val="009900"/>
          <w:u w:color="008000"/>
        </w:rPr>
        <w:t xml:space="preserve">Explain any trends you observe and try to correlate them to </w:t>
      </w:r>
      <w:r w:rsidR="0070250E">
        <w:rPr>
          <w:rStyle w:val="None"/>
          <w:rFonts w:ascii="Garamond" w:hAnsi="Garamond"/>
          <w:color w:val="009900"/>
          <w:u w:color="008000"/>
        </w:rPr>
        <w:t xml:space="preserve">a </w:t>
      </w:r>
      <w:r w:rsidRPr="00E73F7C">
        <w:rPr>
          <w:rStyle w:val="None"/>
          <w:rFonts w:ascii="Garamond" w:hAnsi="Garamond"/>
          <w:color w:val="009900"/>
          <w:u w:color="008000"/>
        </w:rPr>
        <w:t xml:space="preserve">visual analysis of the trajectory. </w:t>
      </w:r>
    </w:p>
    <w:p w14:paraId="3DF07464" w14:textId="77777777" w:rsidR="007E046C" w:rsidRDefault="00FD2F52" w:rsidP="00EA4722">
      <w:pPr>
        <w:pStyle w:val="BodyA"/>
        <w:numPr>
          <w:ilvl w:val="0"/>
          <w:numId w:val="13"/>
        </w:numPr>
        <w:rPr>
          <w:rStyle w:val="None"/>
          <w:rFonts w:ascii="Garamond" w:eastAsia="Garamond" w:hAnsi="Garamond" w:cs="Garamond"/>
          <w:color w:val="009900"/>
        </w:rPr>
      </w:pPr>
      <w:r w:rsidRPr="00E73F7C">
        <w:rPr>
          <w:rStyle w:val="None"/>
          <w:rFonts w:ascii="Garamond" w:hAnsi="Garamond"/>
          <w:color w:val="009900"/>
          <w:u w:color="008000"/>
        </w:rPr>
        <w:t>Attach a snapshot of your H-bond graph.</w:t>
      </w:r>
    </w:p>
    <w:p w14:paraId="2D8C86BC" w14:textId="40B8AAC5" w:rsidR="00FD2F52" w:rsidRPr="00E6126B" w:rsidRDefault="00FD2F52" w:rsidP="00EA4722">
      <w:pPr>
        <w:pStyle w:val="BodyA"/>
        <w:numPr>
          <w:ilvl w:val="0"/>
          <w:numId w:val="13"/>
        </w:numPr>
        <w:rPr>
          <w:rStyle w:val="None"/>
          <w:rFonts w:ascii="Garamond" w:eastAsia="Garamond" w:hAnsi="Garamond" w:cs="Garamond"/>
          <w:color w:val="009900"/>
        </w:rPr>
      </w:pPr>
      <w:r w:rsidRPr="007E046C">
        <w:rPr>
          <w:rStyle w:val="None"/>
          <w:rFonts w:ascii="Garamond" w:hAnsi="Garamond"/>
          <w:color w:val="009900"/>
          <w:u w:color="008000"/>
        </w:rPr>
        <w:t>Why are the backbone H-bonds more important than the side-chain H-bonds?</w:t>
      </w:r>
    </w:p>
    <w:p w14:paraId="077C211C" w14:textId="400EE4F9" w:rsidR="00E6126B" w:rsidRDefault="00E6126B" w:rsidP="00E6126B">
      <w:pPr>
        <w:pStyle w:val="BodyA"/>
        <w:ind w:left="360"/>
        <w:rPr>
          <w:rStyle w:val="None"/>
          <w:rFonts w:ascii="Garamond" w:eastAsia="Garamond" w:hAnsi="Garamond" w:cs="Garamond"/>
          <w:color w:val="009900"/>
        </w:rPr>
      </w:pPr>
    </w:p>
    <w:p w14:paraId="1672E7F8" w14:textId="05771538" w:rsidR="00E6126B" w:rsidRDefault="00E6126B" w:rsidP="00E6126B">
      <w:pPr>
        <w:pStyle w:val="BodyA"/>
        <w:rPr>
          <w:rStyle w:val="None"/>
          <w:rFonts w:ascii="Garamond" w:eastAsia="Garamond" w:hAnsi="Garamond" w:cs="Garamond"/>
          <w:color w:val="009900"/>
        </w:rPr>
      </w:pPr>
      <w:r w:rsidRPr="00E6126B">
        <w:rPr>
          <w:rStyle w:val="None"/>
          <w:rFonts w:ascii="Garamond" w:eastAsia="Garamond" w:hAnsi="Garamond" w:cs="Garamond"/>
          <w:b/>
          <w:bCs/>
          <w:color w:val="009900"/>
        </w:rPr>
        <w:t>Q11.</w:t>
      </w:r>
      <w:r>
        <w:rPr>
          <w:rStyle w:val="None"/>
          <w:rFonts w:ascii="Garamond" w:eastAsia="Garamond" w:hAnsi="Garamond" w:cs="Garamond"/>
          <w:color w:val="009900"/>
        </w:rPr>
        <w:t xml:space="preserve"> Repeat the hydrogen bond analysis for your alternate simulation as above (either NPT1 or equilibrium simulations).</w:t>
      </w:r>
    </w:p>
    <w:p w14:paraId="3A5181E9" w14:textId="43B9ADC8" w:rsidR="00E6126B" w:rsidRPr="00445A85" w:rsidRDefault="00E6126B" w:rsidP="00E6126B">
      <w:pPr>
        <w:pStyle w:val="BodyA"/>
        <w:numPr>
          <w:ilvl w:val="0"/>
          <w:numId w:val="24"/>
        </w:numPr>
        <w:rPr>
          <w:rStyle w:val="None"/>
          <w:rFonts w:ascii="Garamond" w:eastAsia="Garamond" w:hAnsi="Garamond" w:cs="Garamond"/>
          <w:color w:val="009900"/>
        </w:rPr>
      </w:pPr>
      <w:r w:rsidRPr="00E73F7C">
        <w:rPr>
          <w:rStyle w:val="None"/>
          <w:rFonts w:ascii="Garamond" w:hAnsi="Garamond"/>
          <w:color w:val="009900"/>
          <w:u w:color="008000"/>
        </w:rPr>
        <w:t xml:space="preserve">Explain any trends you observe and try to correlate them to </w:t>
      </w:r>
      <w:r w:rsidR="0070250E">
        <w:rPr>
          <w:rStyle w:val="None"/>
          <w:rFonts w:ascii="Garamond" w:hAnsi="Garamond"/>
          <w:color w:val="009900"/>
          <w:u w:color="008000"/>
        </w:rPr>
        <w:t xml:space="preserve">a </w:t>
      </w:r>
      <w:r w:rsidRPr="00E73F7C">
        <w:rPr>
          <w:rStyle w:val="None"/>
          <w:rFonts w:ascii="Garamond" w:hAnsi="Garamond"/>
          <w:color w:val="009900"/>
          <w:u w:color="008000"/>
        </w:rPr>
        <w:t xml:space="preserve">visual analysis of the trajectory. </w:t>
      </w:r>
    </w:p>
    <w:p w14:paraId="63F19BF0" w14:textId="77777777" w:rsidR="00E6126B" w:rsidRDefault="00E6126B" w:rsidP="00E6126B">
      <w:pPr>
        <w:pStyle w:val="BodyA"/>
        <w:numPr>
          <w:ilvl w:val="0"/>
          <w:numId w:val="24"/>
        </w:numPr>
        <w:rPr>
          <w:rStyle w:val="None"/>
          <w:rFonts w:ascii="Garamond" w:eastAsia="Garamond" w:hAnsi="Garamond" w:cs="Garamond"/>
          <w:color w:val="009900"/>
        </w:rPr>
      </w:pPr>
      <w:r w:rsidRPr="00E73F7C">
        <w:rPr>
          <w:rStyle w:val="None"/>
          <w:rFonts w:ascii="Garamond" w:hAnsi="Garamond"/>
          <w:color w:val="009900"/>
          <w:u w:color="008000"/>
        </w:rPr>
        <w:t>Attach a snapshot of your H-bond graph.</w:t>
      </w:r>
    </w:p>
    <w:p w14:paraId="46F82D4A" w14:textId="2EB5F119" w:rsidR="00E6126B" w:rsidRPr="00E6126B" w:rsidRDefault="00E6126B" w:rsidP="00E6126B">
      <w:pPr>
        <w:pStyle w:val="BodyA"/>
        <w:numPr>
          <w:ilvl w:val="0"/>
          <w:numId w:val="24"/>
        </w:numPr>
        <w:rPr>
          <w:rStyle w:val="None"/>
          <w:rFonts w:ascii="Garamond" w:eastAsia="Garamond" w:hAnsi="Garamond" w:cs="Garamond"/>
          <w:color w:val="009900"/>
        </w:rPr>
      </w:pPr>
      <w:r>
        <w:rPr>
          <w:rStyle w:val="None"/>
          <w:rFonts w:ascii="Garamond" w:hAnsi="Garamond"/>
          <w:color w:val="009900"/>
          <w:u w:color="008000"/>
        </w:rPr>
        <w:t xml:space="preserve">Do you notice any differences in the number of H-bonds and </w:t>
      </w:r>
      <w:r w:rsidR="0070250E">
        <w:rPr>
          <w:rStyle w:val="None"/>
          <w:rFonts w:ascii="Garamond" w:hAnsi="Garamond"/>
          <w:color w:val="009900"/>
          <w:u w:color="008000"/>
        </w:rPr>
        <w:t xml:space="preserve">patterns </w:t>
      </w:r>
      <w:r>
        <w:rPr>
          <w:rStyle w:val="None"/>
          <w:rFonts w:ascii="Garamond" w:hAnsi="Garamond"/>
          <w:color w:val="009900"/>
          <w:u w:color="008000"/>
        </w:rPr>
        <w:t>between your two trajectories?</w:t>
      </w:r>
    </w:p>
    <w:p w14:paraId="03199E43" w14:textId="77777777" w:rsidR="00FD2F52" w:rsidRPr="00E73F7C" w:rsidRDefault="00FD2F52" w:rsidP="00EA4722">
      <w:pPr>
        <w:pStyle w:val="BodyA"/>
        <w:rPr>
          <w:rStyle w:val="None"/>
          <w:rFonts w:ascii="Garamond" w:eastAsia="Garamond" w:hAnsi="Garamond" w:cs="Garamond"/>
          <w:b/>
          <w:bCs/>
          <w:color w:val="009900"/>
          <w:u w:color="660066"/>
        </w:rPr>
      </w:pPr>
    </w:p>
    <w:p w14:paraId="08D91A27" w14:textId="4475B659" w:rsidR="00FD2F52" w:rsidRDefault="00FD2F52" w:rsidP="00EA4722">
      <w:pPr>
        <w:pStyle w:val="BodyA"/>
        <w:rPr>
          <w:rStyle w:val="None"/>
          <w:rFonts w:ascii="Garamond" w:eastAsia="Garamond" w:hAnsi="Garamond" w:cs="Garamond"/>
        </w:rPr>
      </w:pPr>
      <w:r>
        <w:rPr>
          <w:rStyle w:val="None"/>
          <w:rFonts w:ascii="Garamond" w:hAnsi="Garamond"/>
          <w:color w:val="000000"/>
          <w:u w:color="000000"/>
        </w:rPr>
        <w:t xml:space="preserve">This hydrogen-bond plot you obtained is interesting, </w:t>
      </w:r>
      <w:r w:rsidRPr="007E046C">
        <w:rPr>
          <w:rStyle w:val="None"/>
          <w:rFonts w:ascii="Garamond" w:hAnsi="Garamond"/>
          <w:b/>
          <w:bCs/>
          <w:color w:val="000000"/>
        </w:rPr>
        <w:t>but we can get a lot more information out of Timeline.</w:t>
      </w:r>
      <w:r>
        <w:rPr>
          <w:rStyle w:val="None"/>
          <w:rFonts w:ascii="Garamond" w:hAnsi="Garamond"/>
          <w:color w:val="000000"/>
          <w:u w:color="000000"/>
        </w:rPr>
        <w:t xml:space="preserve"> Replace “all” with “backbone” in the selection box on the left side of the Timeline window. Now, in the “Calculate” menu, select “</w:t>
      </w:r>
      <w:r>
        <w:rPr>
          <w:rStyle w:val="None"/>
          <w:rFonts w:ascii="Garamond" w:hAnsi="Garamond"/>
          <w:color w:val="000000"/>
          <w:u w:color="000000"/>
          <w:lang w:val="nl-NL"/>
        </w:rPr>
        <w:t>Calc. H-bonds</w:t>
      </w:r>
      <w:r>
        <w:rPr>
          <w:rStyle w:val="None"/>
          <w:rFonts w:ascii="Garamond" w:hAnsi="Garamond"/>
          <w:color w:val="000000"/>
          <w:u w:color="000000"/>
        </w:rPr>
        <w:t>”. Below the “every residue” button on the left side, there are two sliders controlling the minimum and maximum threshold for a bar plot. H-bonds can either exist or not exist, so the numerical values are either 0 or 1. Slide the lower slider all the way to the right, to a value of 1.00. You should see bars appear in the plot below the Timeline window.</w:t>
      </w:r>
    </w:p>
    <w:p w14:paraId="0BCD0B49" w14:textId="77777777" w:rsidR="00FD2F52" w:rsidRDefault="00FD2F52" w:rsidP="00EA4722">
      <w:pPr>
        <w:pStyle w:val="BodyA"/>
        <w:rPr>
          <w:rStyle w:val="None"/>
          <w:rFonts w:ascii="Garamond" w:eastAsia="Garamond" w:hAnsi="Garamond" w:cs="Garamond"/>
          <w:color w:val="000000"/>
          <w:u w:color="000000"/>
        </w:rPr>
      </w:pPr>
    </w:p>
    <w:p w14:paraId="5436B412" w14:textId="09AEFE02" w:rsidR="00FD2F52" w:rsidRDefault="00FD2F52" w:rsidP="00EA4722">
      <w:pPr>
        <w:pStyle w:val="BodyA"/>
        <w:rPr>
          <w:rStyle w:val="None"/>
          <w:rFonts w:ascii="Garamond" w:hAnsi="Garamond"/>
          <w:color w:val="009900"/>
          <w:u w:color="008000"/>
        </w:rPr>
      </w:pPr>
      <w:r w:rsidRPr="00A67A6E">
        <w:rPr>
          <w:rStyle w:val="None"/>
          <w:rFonts w:ascii="Garamond" w:hAnsi="Garamond"/>
          <w:b/>
          <w:bCs/>
          <w:color w:val="009900"/>
          <w:u w:color="008000"/>
        </w:rPr>
        <w:t>Q</w:t>
      </w:r>
      <w:r w:rsidR="009D186C">
        <w:rPr>
          <w:rStyle w:val="None"/>
          <w:rFonts w:ascii="Garamond" w:hAnsi="Garamond"/>
          <w:b/>
          <w:bCs/>
          <w:color w:val="009900"/>
          <w:u w:color="008000"/>
        </w:rPr>
        <w:t>1</w:t>
      </w:r>
      <w:r w:rsidR="005B704F">
        <w:rPr>
          <w:rStyle w:val="None"/>
          <w:rFonts w:ascii="Garamond" w:hAnsi="Garamond"/>
          <w:b/>
          <w:bCs/>
          <w:color w:val="009900"/>
          <w:u w:color="008000"/>
        </w:rPr>
        <w:t>2</w:t>
      </w:r>
      <w:r w:rsidRPr="00A67A6E">
        <w:rPr>
          <w:rStyle w:val="None"/>
          <w:rFonts w:ascii="Garamond" w:hAnsi="Garamond"/>
          <w:b/>
          <w:bCs/>
          <w:color w:val="009900"/>
          <w:u w:color="008000"/>
        </w:rPr>
        <w:t>.</w:t>
      </w:r>
    </w:p>
    <w:p w14:paraId="51A6E8D6" w14:textId="0964B066" w:rsidR="00FD2F52" w:rsidRPr="00DD490D" w:rsidRDefault="00FD2F52" w:rsidP="00EA4722">
      <w:pPr>
        <w:pStyle w:val="BodyA"/>
        <w:numPr>
          <w:ilvl w:val="0"/>
          <w:numId w:val="14"/>
        </w:numPr>
        <w:rPr>
          <w:rStyle w:val="None"/>
          <w:rFonts w:ascii="Garamond" w:eastAsia="Garamond" w:hAnsi="Garamond" w:cs="Garamond"/>
          <w:color w:val="009900"/>
        </w:rPr>
      </w:pPr>
      <w:r w:rsidRPr="00A67A6E">
        <w:rPr>
          <w:rStyle w:val="None"/>
          <w:rFonts w:ascii="Garamond" w:hAnsi="Garamond"/>
          <w:color w:val="009900"/>
          <w:u w:color="008000"/>
        </w:rPr>
        <w:t>Attach the output plot</w:t>
      </w:r>
      <w:r w:rsidR="00E6126B">
        <w:rPr>
          <w:rStyle w:val="None"/>
          <w:rFonts w:ascii="Garamond" w:hAnsi="Garamond"/>
          <w:color w:val="009900"/>
          <w:u w:color="008000"/>
        </w:rPr>
        <w:t xml:space="preserve"> for you</w:t>
      </w:r>
      <w:r w:rsidR="005B704F">
        <w:rPr>
          <w:rStyle w:val="None"/>
          <w:rFonts w:ascii="Garamond" w:hAnsi="Garamond"/>
          <w:color w:val="009900"/>
          <w:u w:color="008000"/>
        </w:rPr>
        <w:t>r</w:t>
      </w:r>
      <w:r w:rsidR="00E6126B">
        <w:rPr>
          <w:rStyle w:val="None"/>
          <w:rFonts w:ascii="Garamond" w:hAnsi="Garamond"/>
          <w:color w:val="009900"/>
          <w:u w:color="008000"/>
        </w:rPr>
        <w:t xml:space="preserve"> </w:t>
      </w:r>
      <w:r w:rsidR="005B704F">
        <w:rPr>
          <w:rStyle w:val="None"/>
          <w:rFonts w:ascii="Garamond" w:hAnsi="Garamond"/>
          <w:color w:val="009900"/>
          <w:u w:color="008000"/>
        </w:rPr>
        <w:t>initial</w:t>
      </w:r>
      <w:r w:rsidR="00E6126B">
        <w:rPr>
          <w:rStyle w:val="None"/>
          <w:rFonts w:ascii="Garamond" w:hAnsi="Garamond"/>
          <w:color w:val="009900"/>
          <w:u w:color="008000"/>
        </w:rPr>
        <w:t xml:space="preserve"> and alternate simulation</w:t>
      </w:r>
      <w:r w:rsidRPr="00A67A6E">
        <w:rPr>
          <w:rStyle w:val="None"/>
          <w:rFonts w:ascii="Garamond" w:hAnsi="Garamond"/>
          <w:color w:val="009900"/>
          <w:u w:color="008000"/>
        </w:rPr>
        <w:t xml:space="preserve">. </w:t>
      </w:r>
    </w:p>
    <w:p w14:paraId="0B3F4BF0" w14:textId="08E324FD" w:rsidR="00FD2F52" w:rsidRPr="00DD490D" w:rsidRDefault="00FD2F52" w:rsidP="00EA4722">
      <w:pPr>
        <w:pStyle w:val="BodyA"/>
        <w:numPr>
          <w:ilvl w:val="0"/>
          <w:numId w:val="14"/>
        </w:numPr>
        <w:rPr>
          <w:rStyle w:val="None"/>
          <w:rFonts w:ascii="Garamond" w:eastAsia="Garamond" w:hAnsi="Garamond" w:cs="Garamond"/>
          <w:color w:val="009900"/>
        </w:rPr>
      </w:pPr>
      <w:r w:rsidRPr="00A67A6E">
        <w:rPr>
          <w:rStyle w:val="None"/>
          <w:rFonts w:ascii="Garamond" w:hAnsi="Garamond"/>
          <w:color w:val="009900"/>
          <w:u w:color="008000"/>
        </w:rPr>
        <w:t>Does this plot agree with the plot that you created in question</w:t>
      </w:r>
      <w:r w:rsidR="005B704F">
        <w:rPr>
          <w:rStyle w:val="None"/>
          <w:rFonts w:ascii="Garamond" w:hAnsi="Garamond"/>
          <w:color w:val="009900"/>
          <w:u w:color="008000"/>
        </w:rPr>
        <w:t>s</w:t>
      </w:r>
      <w:r w:rsidRPr="00A67A6E">
        <w:rPr>
          <w:rStyle w:val="None"/>
          <w:rFonts w:ascii="Garamond" w:hAnsi="Garamond"/>
          <w:color w:val="009900"/>
          <w:u w:color="008000"/>
        </w:rPr>
        <w:t xml:space="preserve"> 1</w:t>
      </w:r>
      <w:r w:rsidR="00356653">
        <w:rPr>
          <w:rStyle w:val="None"/>
          <w:rFonts w:ascii="Garamond" w:hAnsi="Garamond"/>
          <w:color w:val="009900"/>
          <w:u w:color="008000"/>
        </w:rPr>
        <w:t>0</w:t>
      </w:r>
      <w:r w:rsidR="005B704F">
        <w:rPr>
          <w:rStyle w:val="None"/>
          <w:rFonts w:ascii="Garamond" w:hAnsi="Garamond"/>
          <w:color w:val="009900"/>
          <w:u w:color="008000"/>
        </w:rPr>
        <w:t xml:space="preserve"> and 11</w:t>
      </w:r>
      <w:r w:rsidRPr="00A67A6E">
        <w:rPr>
          <w:rStyle w:val="None"/>
          <w:rFonts w:ascii="Garamond" w:hAnsi="Garamond"/>
          <w:color w:val="009900"/>
          <w:u w:color="008000"/>
        </w:rPr>
        <w:t xml:space="preserve">? </w:t>
      </w:r>
      <w:r w:rsidR="005B704F">
        <w:rPr>
          <w:rStyle w:val="None"/>
          <w:rFonts w:ascii="Garamond" w:hAnsi="Garamond"/>
          <w:color w:val="009900"/>
          <w:u w:color="008000"/>
        </w:rPr>
        <w:t>Explain.</w:t>
      </w:r>
    </w:p>
    <w:p w14:paraId="1650E2C6" w14:textId="77777777" w:rsidR="00FD2F52" w:rsidRPr="00A67A6E" w:rsidRDefault="00FD2F52" w:rsidP="00EA4722">
      <w:pPr>
        <w:pStyle w:val="BodyA"/>
        <w:numPr>
          <w:ilvl w:val="0"/>
          <w:numId w:val="14"/>
        </w:numPr>
        <w:rPr>
          <w:rStyle w:val="None"/>
          <w:rFonts w:ascii="Garamond" w:eastAsia="Garamond" w:hAnsi="Garamond" w:cs="Garamond"/>
          <w:color w:val="009900"/>
        </w:rPr>
      </w:pPr>
      <w:r w:rsidRPr="00A67A6E">
        <w:rPr>
          <w:rStyle w:val="None"/>
          <w:rFonts w:ascii="Garamond" w:hAnsi="Garamond"/>
          <w:color w:val="009900"/>
          <w:u w:color="008000"/>
        </w:rPr>
        <w:t>How is the Timeline plot more useful?</w:t>
      </w:r>
    </w:p>
    <w:p w14:paraId="38187C54" w14:textId="77777777" w:rsidR="00FD2F52" w:rsidRPr="00A67A6E" w:rsidRDefault="00FD2F52" w:rsidP="00EA4722">
      <w:pPr>
        <w:pStyle w:val="BodyA"/>
        <w:rPr>
          <w:rStyle w:val="None"/>
          <w:rFonts w:ascii="Garamond" w:eastAsia="Garamond" w:hAnsi="Garamond" w:cs="Garamond"/>
          <w:color w:val="009900"/>
          <w:u w:color="008000"/>
        </w:rPr>
      </w:pPr>
    </w:p>
    <w:p w14:paraId="1E667769" w14:textId="5A72A4A4" w:rsidR="00FD2F52" w:rsidRDefault="00FD2F52" w:rsidP="00EA4722">
      <w:pPr>
        <w:pStyle w:val="BodyA"/>
        <w:rPr>
          <w:rStyle w:val="None"/>
          <w:rFonts w:ascii="Garamond" w:hAnsi="Garamond"/>
          <w:color w:val="009900"/>
          <w:u w:color="008000"/>
        </w:rPr>
      </w:pPr>
      <w:r w:rsidRPr="00A67A6E">
        <w:rPr>
          <w:rStyle w:val="None"/>
          <w:rFonts w:ascii="Garamond" w:hAnsi="Garamond"/>
          <w:b/>
          <w:bCs/>
          <w:color w:val="009900"/>
          <w:u w:color="008000"/>
        </w:rPr>
        <w:t>Q</w:t>
      </w:r>
      <w:r w:rsidR="009D186C">
        <w:rPr>
          <w:rStyle w:val="None"/>
          <w:rFonts w:ascii="Garamond" w:hAnsi="Garamond"/>
          <w:b/>
          <w:bCs/>
          <w:color w:val="009900"/>
          <w:u w:color="008000"/>
        </w:rPr>
        <w:t>1</w:t>
      </w:r>
      <w:r w:rsidR="005B704F">
        <w:rPr>
          <w:rStyle w:val="None"/>
          <w:rFonts w:ascii="Garamond" w:hAnsi="Garamond"/>
          <w:b/>
          <w:bCs/>
          <w:color w:val="009900"/>
          <w:u w:color="008000"/>
        </w:rPr>
        <w:t>3</w:t>
      </w:r>
      <w:r w:rsidRPr="00A67A6E">
        <w:rPr>
          <w:rStyle w:val="None"/>
          <w:rFonts w:ascii="Garamond" w:hAnsi="Garamond"/>
          <w:b/>
          <w:bCs/>
          <w:color w:val="009900"/>
          <w:u w:color="008000"/>
        </w:rPr>
        <w:t>.</w:t>
      </w:r>
    </w:p>
    <w:p w14:paraId="5BFFC944" w14:textId="4A93B3A0" w:rsidR="00FD2F52" w:rsidRPr="002579D9" w:rsidRDefault="00FD2F52" w:rsidP="00EA4722">
      <w:pPr>
        <w:pStyle w:val="BodyA"/>
        <w:numPr>
          <w:ilvl w:val="0"/>
          <w:numId w:val="15"/>
        </w:numPr>
        <w:rPr>
          <w:rStyle w:val="None"/>
          <w:rFonts w:ascii="Garamond" w:eastAsia="Garamond" w:hAnsi="Garamond" w:cs="Garamond"/>
          <w:color w:val="009900"/>
        </w:rPr>
      </w:pPr>
      <w:r w:rsidRPr="00A67A6E">
        <w:rPr>
          <w:rStyle w:val="None"/>
          <w:rFonts w:ascii="Garamond" w:hAnsi="Garamond"/>
          <w:color w:val="009900"/>
          <w:u w:color="008000"/>
        </w:rPr>
        <w:t>Using Timeline</w:t>
      </w:r>
      <w:r w:rsidR="00434FF5">
        <w:rPr>
          <w:rStyle w:val="None"/>
          <w:rFonts w:ascii="Garamond" w:hAnsi="Garamond"/>
          <w:color w:val="009900"/>
          <w:u w:color="008000"/>
        </w:rPr>
        <w:t>,</w:t>
      </w:r>
      <w:r w:rsidRPr="00A67A6E">
        <w:rPr>
          <w:rStyle w:val="None"/>
          <w:rFonts w:ascii="Garamond" w:hAnsi="Garamond"/>
          <w:color w:val="009900"/>
          <w:u w:color="008000"/>
        </w:rPr>
        <w:t xml:space="preserve"> calculate the secondary structure evolution </w:t>
      </w:r>
      <w:r w:rsidR="005B704F">
        <w:rPr>
          <w:rStyle w:val="None"/>
          <w:rFonts w:ascii="Garamond" w:hAnsi="Garamond"/>
          <w:color w:val="009900"/>
          <w:u w:color="008000"/>
        </w:rPr>
        <w:t xml:space="preserve">for </w:t>
      </w:r>
      <w:r w:rsidR="005B704F" w:rsidRPr="005B704F">
        <w:rPr>
          <w:rStyle w:val="None"/>
          <w:rFonts w:ascii="Garamond" w:hAnsi="Garamond"/>
          <w:b/>
          <w:bCs/>
          <w:color w:val="009900"/>
          <w:u w:color="008000"/>
        </w:rPr>
        <w:t>both of your simulations</w:t>
      </w:r>
      <w:r w:rsidR="008370F4">
        <w:rPr>
          <w:rStyle w:val="None"/>
          <w:rFonts w:ascii="Garamond" w:hAnsi="Garamond"/>
          <w:color w:val="009900"/>
          <w:u w:color="008000"/>
        </w:rPr>
        <w:t>. A</w:t>
      </w:r>
      <w:r w:rsidRPr="00A67A6E">
        <w:rPr>
          <w:rStyle w:val="None"/>
          <w:rFonts w:ascii="Garamond" w:hAnsi="Garamond"/>
          <w:color w:val="009900"/>
          <w:u w:color="008000"/>
        </w:rPr>
        <w:t>ttach a figure and explain any interesting trends you observe (</w:t>
      </w:r>
      <w:r w:rsidR="00D7245E">
        <w:rPr>
          <w:rStyle w:val="None"/>
          <w:rFonts w:ascii="Garamond" w:hAnsi="Garamond"/>
          <w:b/>
          <w:bCs/>
          <w:color w:val="009900"/>
          <w:u w:color="008000"/>
        </w:rPr>
        <w:t>We</w:t>
      </w:r>
      <w:r w:rsidRPr="00677B3F">
        <w:rPr>
          <w:rStyle w:val="None"/>
          <w:rFonts w:ascii="Garamond" w:hAnsi="Garamond"/>
          <w:b/>
          <w:bCs/>
          <w:color w:val="009900"/>
          <w:u w:color="008000"/>
        </w:rPr>
        <w:t xml:space="preserve"> recommend </w:t>
      </w:r>
      <w:r w:rsidR="00D7245E">
        <w:rPr>
          <w:rStyle w:val="None"/>
          <w:rFonts w:ascii="Garamond" w:hAnsi="Garamond"/>
          <w:b/>
          <w:bCs/>
          <w:color w:val="009900"/>
          <w:u w:color="008000"/>
        </w:rPr>
        <w:t>using</w:t>
      </w:r>
      <w:r w:rsidRPr="00677B3F">
        <w:rPr>
          <w:rStyle w:val="None"/>
          <w:rFonts w:ascii="Garamond" w:hAnsi="Garamond"/>
          <w:b/>
          <w:bCs/>
          <w:color w:val="009900"/>
          <w:u w:color="008000"/>
        </w:rPr>
        <w:t xml:space="preserve"> Midway for this </w:t>
      </w:r>
      <w:r w:rsidR="00D7245E">
        <w:rPr>
          <w:rStyle w:val="None"/>
          <w:rFonts w:ascii="Garamond" w:hAnsi="Garamond"/>
          <w:b/>
          <w:bCs/>
          <w:color w:val="009900"/>
          <w:u w:color="008000"/>
        </w:rPr>
        <w:t>as it is a rather</w:t>
      </w:r>
      <w:r w:rsidR="00D7245E" w:rsidRPr="00677B3F">
        <w:rPr>
          <w:rStyle w:val="None"/>
          <w:rFonts w:ascii="Garamond" w:hAnsi="Garamond"/>
          <w:b/>
          <w:bCs/>
          <w:color w:val="009900"/>
          <w:u w:color="008000"/>
        </w:rPr>
        <w:t xml:space="preserve"> </w:t>
      </w:r>
      <w:r w:rsidRPr="00677B3F">
        <w:rPr>
          <w:rStyle w:val="None"/>
          <w:rFonts w:ascii="Garamond" w:hAnsi="Garamond"/>
          <w:b/>
          <w:bCs/>
          <w:color w:val="009900"/>
          <w:u w:color="008000"/>
        </w:rPr>
        <w:t>computationally expensive calculation</w:t>
      </w:r>
      <w:r w:rsidRPr="00A67A6E">
        <w:rPr>
          <w:rStyle w:val="None"/>
          <w:rFonts w:ascii="Garamond" w:hAnsi="Garamond"/>
          <w:color w:val="009900"/>
          <w:u w:color="008000"/>
        </w:rPr>
        <w:t xml:space="preserve">). </w:t>
      </w:r>
    </w:p>
    <w:p w14:paraId="7ED91289" w14:textId="0545FD34" w:rsidR="00FD2F52" w:rsidRPr="00042B79" w:rsidRDefault="00FD2F52" w:rsidP="00EA4722">
      <w:pPr>
        <w:pStyle w:val="BodyA"/>
        <w:numPr>
          <w:ilvl w:val="0"/>
          <w:numId w:val="15"/>
        </w:numPr>
        <w:rPr>
          <w:rStyle w:val="None"/>
          <w:rFonts w:ascii="Garamond" w:eastAsia="Garamond" w:hAnsi="Garamond" w:cs="Garamond"/>
          <w:color w:val="009900"/>
        </w:rPr>
      </w:pPr>
      <w:r w:rsidRPr="00A67A6E">
        <w:rPr>
          <w:rStyle w:val="None"/>
          <w:rFonts w:ascii="Garamond" w:hAnsi="Garamond"/>
          <w:color w:val="009900"/>
          <w:u w:color="008000"/>
        </w:rPr>
        <w:t>Do you see large secondary structure changes (for example</w:t>
      </w:r>
      <w:r w:rsidR="00DE2484">
        <w:rPr>
          <w:rStyle w:val="None"/>
          <w:rFonts w:ascii="Garamond" w:hAnsi="Garamond"/>
          <w:color w:val="009900"/>
          <w:u w:color="008000"/>
        </w:rPr>
        <w:t>,</w:t>
      </w:r>
      <w:r w:rsidRPr="00A67A6E">
        <w:rPr>
          <w:rStyle w:val="None"/>
          <w:rFonts w:ascii="Garamond" w:hAnsi="Garamond"/>
          <w:color w:val="009900"/>
          <w:u w:color="008000"/>
        </w:rPr>
        <w:t xml:space="preserve"> alpha-helix or beta-sheet unfolding events)? Why or why not</w:t>
      </w:r>
      <w:r w:rsidR="00266927">
        <w:rPr>
          <w:rStyle w:val="None"/>
          <w:rFonts w:ascii="Garamond" w:hAnsi="Garamond"/>
          <w:color w:val="009900"/>
          <w:u w:color="008000"/>
        </w:rPr>
        <w:t>?</w:t>
      </w:r>
      <w:r w:rsidR="00266927" w:rsidRPr="00A67A6E">
        <w:rPr>
          <w:rStyle w:val="None"/>
          <w:rFonts w:ascii="Garamond" w:hAnsi="Garamond"/>
          <w:color w:val="009900"/>
          <w:u w:color="008000"/>
        </w:rPr>
        <w:t xml:space="preserve"> </w:t>
      </w:r>
      <w:r w:rsidR="00266927">
        <w:rPr>
          <w:rStyle w:val="None"/>
          <w:rFonts w:ascii="Garamond" w:hAnsi="Garamond"/>
          <w:color w:val="009900"/>
          <w:u w:color="008000"/>
        </w:rPr>
        <w:t>E</w:t>
      </w:r>
      <w:r w:rsidRPr="00A67A6E">
        <w:rPr>
          <w:rStyle w:val="None"/>
          <w:rFonts w:ascii="Garamond" w:hAnsi="Garamond"/>
          <w:color w:val="009900"/>
          <w:u w:color="008000"/>
        </w:rPr>
        <w:t>xplain you</w:t>
      </w:r>
      <w:r w:rsidR="00D7245E">
        <w:rPr>
          <w:rStyle w:val="None"/>
          <w:rFonts w:ascii="Garamond" w:hAnsi="Garamond"/>
          <w:color w:val="009900"/>
          <w:u w:color="008000"/>
        </w:rPr>
        <w:t>r</w:t>
      </w:r>
      <w:r w:rsidRPr="00A67A6E">
        <w:rPr>
          <w:rStyle w:val="None"/>
          <w:rFonts w:ascii="Garamond" w:hAnsi="Garamond"/>
          <w:color w:val="009900"/>
          <w:u w:color="008000"/>
        </w:rPr>
        <w:t xml:space="preserve"> answer. </w:t>
      </w:r>
    </w:p>
    <w:p w14:paraId="68A913FE" w14:textId="77777777" w:rsidR="00FD2F52" w:rsidRDefault="00FD2F52" w:rsidP="00EA4722">
      <w:pPr>
        <w:pStyle w:val="BodyA"/>
        <w:rPr>
          <w:rStyle w:val="None"/>
          <w:rFonts w:ascii="Garamond" w:eastAsia="Garamond" w:hAnsi="Garamond" w:cs="Garamond"/>
          <w:color w:val="008000"/>
          <w:u w:color="008000"/>
        </w:rPr>
      </w:pPr>
    </w:p>
    <w:p w14:paraId="3970EBCA" w14:textId="0885D86B" w:rsidR="00FD2F52" w:rsidRPr="005826FD" w:rsidRDefault="00FD2F52" w:rsidP="00EA4722">
      <w:pPr>
        <w:pStyle w:val="BodyA"/>
        <w:rPr>
          <w:rStyle w:val="None"/>
          <w:rFonts w:ascii="Garamond" w:eastAsia="Garamond" w:hAnsi="Garamond" w:cs="Garamond"/>
          <w:b/>
          <w:bCs/>
          <w:color w:val="C00000"/>
          <w:u w:color="000000"/>
        </w:rPr>
      </w:pPr>
      <w:r w:rsidRPr="005826FD">
        <w:rPr>
          <w:rStyle w:val="None"/>
          <w:rFonts w:ascii="Garamond" w:hAnsi="Garamond"/>
          <w:b/>
          <w:bCs/>
          <w:color w:val="C00000"/>
          <w:u w:color="000000"/>
        </w:rPr>
        <w:t xml:space="preserve">All of the above analysis tools can be focused on the important parts of your protein (such as </w:t>
      </w:r>
      <w:r w:rsidR="00AB7A44">
        <w:rPr>
          <w:rStyle w:val="None"/>
          <w:rFonts w:ascii="Garamond" w:hAnsi="Garamond"/>
          <w:b/>
          <w:bCs/>
          <w:color w:val="C00000"/>
          <w:u w:color="000000"/>
        </w:rPr>
        <w:t xml:space="preserve">an </w:t>
      </w:r>
      <w:r w:rsidRPr="005826FD">
        <w:rPr>
          <w:rStyle w:val="None"/>
          <w:rFonts w:ascii="Garamond" w:hAnsi="Garamond"/>
          <w:b/>
          <w:bCs/>
          <w:color w:val="C00000"/>
          <w:u w:color="000000"/>
        </w:rPr>
        <w:t xml:space="preserve">active site) by defining the residue range. This </w:t>
      </w:r>
      <w:r w:rsidR="009F0ED4">
        <w:rPr>
          <w:rStyle w:val="None"/>
          <w:rFonts w:ascii="Garamond" w:hAnsi="Garamond"/>
          <w:b/>
          <w:bCs/>
          <w:color w:val="C00000"/>
          <w:u w:color="000000"/>
        </w:rPr>
        <w:t>could be</w:t>
      </w:r>
      <w:r w:rsidR="009F0ED4" w:rsidRPr="005826FD">
        <w:rPr>
          <w:rStyle w:val="None"/>
          <w:rFonts w:ascii="Garamond" w:hAnsi="Garamond"/>
          <w:b/>
          <w:bCs/>
          <w:color w:val="C00000"/>
          <w:u w:color="000000"/>
        </w:rPr>
        <w:t xml:space="preserve"> </w:t>
      </w:r>
      <w:r w:rsidRPr="005826FD">
        <w:rPr>
          <w:rStyle w:val="None"/>
          <w:rFonts w:ascii="Garamond" w:hAnsi="Garamond"/>
          <w:b/>
          <w:bCs/>
          <w:color w:val="C00000"/>
          <w:u w:color="000000"/>
        </w:rPr>
        <w:t>helpful for your final report.</w:t>
      </w:r>
    </w:p>
    <w:p w14:paraId="52FAF62E" w14:textId="77777777" w:rsidR="005B704F" w:rsidRDefault="005B704F" w:rsidP="00EA4722">
      <w:pPr>
        <w:pStyle w:val="BodyA"/>
        <w:rPr>
          <w:rFonts w:ascii="Garamond" w:hAnsi="Garamond"/>
          <w:color w:val="0432FF"/>
          <w:u w:color="660066"/>
        </w:rPr>
      </w:pPr>
    </w:p>
    <w:p w14:paraId="616470C3" w14:textId="74A78852" w:rsidR="007E046C" w:rsidRPr="00EA4722" w:rsidRDefault="00EA4722" w:rsidP="00EA4722">
      <w:pPr>
        <w:pStyle w:val="BodyA"/>
        <w:jc w:val="center"/>
        <w:rPr>
          <w:rStyle w:val="None"/>
          <w:rFonts w:ascii="Garamond" w:eastAsia="Garamond" w:hAnsi="Garamond" w:cs="Garamond"/>
          <w:b/>
          <w:bCs/>
          <w:color w:val="7030A0"/>
          <w:u w:color="660066"/>
        </w:rPr>
      </w:pPr>
      <w:r w:rsidRPr="00EA4722">
        <w:rPr>
          <w:rFonts w:ascii="Garamond" w:hAnsi="Garamond"/>
          <w:b/>
          <w:bCs/>
          <w:color w:val="7030A0"/>
          <w:u w:color="660066"/>
        </w:rPr>
        <w:t xml:space="preserve">Part 3: Further analysis using </w:t>
      </w:r>
      <w:r w:rsidR="009A7B29">
        <w:rPr>
          <w:rFonts w:ascii="Garamond" w:hAnsi="Garamond"/>
          <w:b/>
          <w:bCs/>
          <w:color w:val="7030A0"/>
          <w:u w:color="660066"/>
        </w:rPr>
        <w:t xml:space="preserve">the </w:t>
      </w:r>
      <w:r w:rsidRPr="00EA4722">
        <w:rPr>
          <w:rFonts w:ascii="Garamond" w:hAnsi="Garamond"/>
          <w:b/>
          <w:bCs/>
          <w:color w:val="7030A0"/>
          <w:u w:color="660066"/>
        </w:rPr>
        <w:t>VMD scripting library</w:t>
      </w:r>
    </w:p>
    <w:p w14:paraId="0B5D31BD" w14:textId="3A296715" w:rsidR="00C1263B" w:rsidRDefault="00E13995" w:rsidP="00EA4722">
      <w:pPr>
        <w:pStyle w:val="BodyA"/>
        <w:rPr>
          <w:rStyle w:val="None"/>
          <w:rFonts w:ascii="Garamond" w:hAnsi="Garamond"/>
          <w:color w:val="000000" w:themeColor="text1"/>
          <w:u w:color="009051"/>
        </w:rPr>
      </w:pPr>
      <w:r w:rsidRPr="00CC1729">
        <w:rPr>
          <w:rStyle w:val="None"/>
          <w:rFonts w:ascii="Garamond" w:hAnsi="Garamond"/>
          <w:color w:val="000000" w:themeColor="text1"/>
          <w:u w:color="009051"/>
        </w:rPr>
        <w:t xml:space="preserve">Looking at the distance between residues in the protein throughout the trajectory is another good way to tell how our protein’s structure changes over time. We will be using the </w:t>
      </w:r>
      <w:r w:rsidRPr="00E947F2">
        <w:rPr>
          <w:rStyle w:val="None"/>
          <w:rFonts w:ascii="Courier New" w:hAnsi="Courier New" w:cs="Courier New"/>
          <w:color w:val="000000" w:themeColor="text1"/>
          <w:u w:color="009051"/>
        </w:rPr>
        <w:t>ca-dist.tcl</w:t>
      </w:r>
      <w:r w:rsidRPr="00CC1729">
        <w:rPr>
          <w:rStyle w:val="None"/>
          <w:rFonts w:ascii="Garamond" w:hAnsi="Garamond"/>
          <w:color w:val="000000" w:themeColor="text1"/>
          <w:u w:color="009051"/>
        </w:rPr>
        <w:t xml:space="preserve"> script from the VMD script library to measure the distance between the CA’s of all residues. </w:t>
      </w:r>
    </w:p>
    <w:p w14:paraId="1149E38C" w14:textId="77777777" w:rsidR="00C1263B" w:rsidRDefault="00C1263B" w:rsidP="00EA4722">
      <w:pPr>
        <w:pStyle w:val="BodyA"/>
        <w:rPr>
          <w:rStyle w:val="None"/>
          <w:rFonts w:ascii="Garamond" w:hAnsi="Garamond"/>
          <w:color w:val="000000" w:themeColor="text1"/>
          <w:u w:color="009051"/>
        </w:rPr>
      </w:pPr>
    </w:p>
    <w:p w14:paraId="5AAB3B10" w14:textId="11CC2630" w:rsidR="003E002C" w:rsidRDefault="00E13995" w:rsidP="00EA4722">
      <w:pPr>
        <w:pStyle w:val="BodyA"/>
        <w:rPr>
          <w:rStyle w:val="None"/>
          <w:rFonts w:ascii="Garamond" w:hAnsi="Garamond"/>
          <w:color w:val="000000" w:themeColor="text1"/>
          <w:u w:color="009051"/>
        </w:rPr>
      </w:pPr>
      <w:r w:rsidRPr="00CC1729">
        <w:rPr>
          <w:rStyle w:val="None"/>
          <w:rFonts w:ascii="Garamond" w:hAnsi="Garamond"/>
          <w:color w:val="000000" w:themeColor="text1"/>
          <w:u w:color="009051"/>
        </w:rPr>
        <w:lastRenderedPageBreak/>
        <w:t xml:space="preserve">This script works by first calculating the distance between each </w:t>
      </w:r>
      <w:r w:rsidR="00635C75">
        <w:rPr>
          <w:rStyle w:val="None"/>
          <w:rFonts w:ascii="Garamond" w:hAnsi="Garamond"/>
          <w:color w:val="000000" w:themeColor="text1"/>
          <w:u w:color="009051"/>
        </w:rPr>
        <w:t xml:space="preserve">of the </w:t>
      </w:r>
      <w:r w:rsidRPr="00CC1729">
        <w:rPr>
          <w:rStyle w:val="None"/>
          <w:rFonts w:ascii="Garamond" w:hAnsi="Garamond"/>
          <w:color w:val="000000" w:themeColor="text1"/>
          <w:u w:color="009051"/>
        </w:rPr>
        <w:t xml:space="preserve">residues in the selection. Then it maps those distances onto colors (basically assigns each distance value to a color). Finally, it plots the colors on a grid where the row indices and column indices represent residues. </w:t>
      </w:r>
    </w:p>
    <w:p w14:paraId="7605C068" w14:textId="77777777" w:rsidR="003E002C" w:rsidRDefault="003E002C" w:rsidP="00EA4722">
      <w:pPr>
        <w:pStyle w:val="BodyA"/>
        <w:rPr>
          <w:rStyle w:val="None"/>
          <w:rFonts w:ascii="Garamond" w:hAnsi="Garamond"/>
          <w:color w:val="000000" w:themeColor="text1"/>
          <w:u w:color="009051"/>
        </w:rPr>
      </w:pPr>
    </w:p>
    <w:p w14:paraId="55B34FB0" w14:textId="77777777" w:rsidR="00E13995" w:rsidRPr="00CC1729" w:rsidRDefault="00E13995" w:rsidP="00EA4722">
      <w:pPr>
        <w:pStyle w:val="BodyA"/>
        <w:rPr>
          <w:rStyle w:val="None"/>
          <w:rFonts w:ascii="Garamond" w:hAnsi="Garamond"/>
          <w:color w:val="000000" w:themeColor="text1"/>
          <w:u w:color="009051"/>
        </w:rPr>
      </w:pPr>
      <w:r w:rsidRPr="00CC1729">
        <w:rPr>
          <w:rStyle w:val="None"/>
          <w:rFonts w:ascii="Garamond" w:hAnsi="Garamond"/>
          <w:color w:val="000000" w:themeColor="text1"/>
          <w:u w:color="009051"/>
        </w:rPr>
        <w:t xml:space="preserve">For instance, the element on the grid with index (1, 2) will represent the distance between CAs of the first and second residues in the </w:t>
      </w:r>
      <w:r w:rsidRPr="00CC1729">
        <w:rPr>
          <w:rStyle w:val="None"/>
          <w:rFonts w:ascii="Garamond" w:hAnsi="Garamond"/>
          <w:b/>
          <w:bCs/>
          <w:color w:val="000000" w:themeColor="text1"/>
          <w:u w:color="009051"/>
        </w:rPr>
        <w:t>Titin trajectory</w:t>
      </w:r>
      <w:r w:rsidRPr="00CC1729">
        <w:rPr>
          <w:rStyle w:val="None"/>
          <w:rFonts w:ascii="Garamond" w:hAnsi="Garamond"/>
          <w:color w:val="000000" w:themeColor="text1"/>
          <w:u w:color="009051"/>
        </w:rPr>
        <w:t>. For more information about the script check</w:t>
      </w:r>
    </w:p>
    <w:p w14:paraId="5B050128" w14:textId="77777777" w:rsidR="00E13995" w:rsidRPr="00CC1729" w:rsidRDefault="00000000" w:rsidP="00EA4722">
      <w:pPr>
        <w:pStyle w:val="BodyA"/>
        <w:rPr>
          <w:rStyle w:val="None"/>
          <w:rFonts w:ascii="Garamond" w:hAnsi="Garamond"/>
          <w:color w:val="000000" w:themeColor="text1"/>
          <w:u w:color="009051"/>
        </w:rPr>
      </w:pPr>
      <w:hyperlink r:id="rId20" w:history="1">
        <w:r w:rsidR="00E13995" w:rsidRPr="00CC1729">
          <w:rPr>
            <w:rStyle w:val="Hyperlink"/>
            <w:rFonts w:ascii="Garamond" w:hAnsi="Garamond"/>
          </w:rPr>
          <w:t>https://www.ks.uiuc.edu/Research/vmd/script_library/scripts/ca-dist-v2.0/</w:t>
        </w:r>
      </w:hyperlink>
    </w:p>
    <w:p w14:paraId="6A0A3CC9" w14:textId="1DDF8713" w:rsidR="00E13995" w:rsidRDefault="00E13995" w:rsidP="00EA4722">
      <w:pPr>
        <w:pStyle w:val="BodyA"/>
        <w:rPr>
          <w:rStyle w:val="None"/>
          <w:rFonts w:ascii="Garamond" w:hAnsi="Garamond"/>
          <w:color w:val="009900"/>
          <w:u w:color="009051"/>
        </w:rPr>
      </w:pPr>
    </w:p>
    <w:p w14:paraId="234D93EF" w14:textId="768E0E2B" w:rsidR="00EA4722" w:rsidRPr="00EA4722" w:rsidRDefault="00EA4722" w:rsidP="00EA4722">
      <w:pPr>
        <w:pStyle w:val="BodyA"/>
        <w:rPr>
          <w:rStyle w:val="None"/>
          <w:rFonts w:ascii="Garamond" w:hAnsi="Garamond"/>
          <w:b/>
          <w:bCs/>
          <w:color w:val="000000" w:themeColor="text1"/>
          <w:u w:color="009051"/>
        </w:rPr>
      </w:pPr>
      <w:r w:rsidRPr="00EA4722">
        <w:rPr>
          <w:rStyle w:val="None"/>
          <w:rFonts w:ascii="Garamond" w:hAnsi="Garamond"/>
          <w:b/>
          <w:bCs/>
          <w:color w:val="000000" w:themeColor="text1"/>
          <w:u w:color="009051"/>
        </w:rPr>
        <w:t>Delete your protein trajectory and load the Titin trajectory</w:t>
      </w:r>
    </w:p>
    <w:p w14:paraId="42C28E58" w14:textId="77777777" w:rsidR="00EA4722" w:rsidRDefault="00EA4722" w:rsidP="00EA4722">
      <w:pPr>
        <w:pStyle w:val="BodyA"/>
        <w:rPr>
          <w:rStyle w:val="None"/>
          <w:rFonts w:ascii="Garamond" w:hAnsi="Garamond"/>
          <w:color w:val="009900"/>
          <w:u w:color="009051"/>
        </w:rPr>
      </w:pPr>
    </w:p>
    <w:p w14:paraId="25CAE262" w14:textId="2ADDAFD1" w:rsidR="00CE2C3B" w:rsidRDefault="00E13995" w:rsidP="00EA4722">
      <w:pPr>
        <w:pStyle w:val="BodyA"/>
        <w:rPr>
          <w:rStyle w:val="None"/>
          <w:rFonts w:ascii="Garamond" w:hAnsi="Garamond"/>
          <w:color w:val="009900"/>
          <w:u w:color="009051"/>
        </w:rPr>
      </w:pPr>
      <w:r w:rsidRPr="004C6AF8">
        <w:rPr>
          <w:rStyle w:val="None"/>
          <w:rFonts w:ascii="Garamond" w:hAnsi="Garamond"/>
          <w:b/>
          <w:bCs/>
          <w:color w:val="009900"/>
          <w:u w:color="009051"/>
        </w:rPr>
        <w:t>Q1</w:t>
      </w:r>
      <w:r w:rsidR="005B704F">
        <w:rPr>
          <w:rStyle w:val="None"/>
          <w:rFonts w:ascii="Garamond" w:hAnsi="Garamond"/>
          <w:b/>
          <w:bCs/>
          <w:color w:val="009900"/>
          <w:u w:color="009051"/>
        </w:rPr>
        <w:t>4</w:t>
      </w:r>
      <w:r w:rsidRPr="004C6AF8">
        <w:rPr>
          <w:rStyle w:val="None"/>
          <w:rFonts w:ascii="Garamond" w:hAnsi="Garamond"/>
          <w:b/>
          <w:bCs/>
          <w:color w:val="009900"/>
          <w:u w:color="009051"/>
        </w:rPr>
        <w:t>.</w:t>
      </w:r>
      <w:r w:rsidRPr="00564F24">
        <w:rPr>
          <w:rStyle w:val="None"/>
          <w:rFonts w:ascii="Garamond" w:hAnsi="Garamond"/>
          <w:color w:val="009900"/>
          <w:u w:color="009051"/>
        </w:rPr>
        <w:t xml:space="preserve"> Source the script </w:t>
      </w:r>
      <w:r w:rsidR="00BB01A7">
        <w:rPr>
          <w:rStyle w:val="None"/>
          <w:rFonts w:ascii="Garamond" w:hAnsi="Garamond"/>
          <w:color w:val="009900"/>
          <w:u w:color="009051"/>
        </w:rPr>
        <w:t>in</w:t>
      </w:r>
      <w:r w:rsidR="00BB01A7" w:rsidRPr="00564F24">
        <w:rPr>
          <w:rStyle w:val="None"/>
          <w:rFonts w:ascii="Garamond" w:hAnsi="Garamond"/>
          <w:color w:val="009900"/>
          <w:u w:color="009051"/>
        </w:rPr>
        <w:t xml:space="preserve"> </w:t>
      </w:r>
      <w:r w:rsidRPr="00564F24">
        <w:rPr>
          <w:rStyle w:val="None"/>
          <w:rFonts w:ascii="Garamond" w:hAnsi="Garamond"/>
          <w:color w:val="009900"/>
          <w:u w:color="009051"/>
        </w:rPr>
        <w:t>the Tk Console</w:t>
      </w:r>
      <w:r w:rsidR="00D03B9F">
        <w:rPr>
          <w:rStyle w:val="None"/>
          <w:rFonts w:ascii="Garamond" w:hAnsi="Garamond"/>
          <w:color w:val="009900"/>
          <w:u w:color="009051"/>
        </w:rPr>
        <w:t xml:space="preserve"> </w:t>
      </w:r>
      <w:r w:rsidR="00FD41B2">
        <w:rPr>
          <w:rStyle w:val="None"/>
          <w:rFonts w:ascii="Garamond" w:hAnsi="Garamond"/>
          <w:color w:val="009900"/>
          <w:u w:color="009051"/>
        </w:rPr>
        <w:t>and</w:t>
      </w:r>
      <w:r w:rsidRPr="00564F24">
        <w:rPr>
          <w:rStyle w:val="None"/>
          <w:rFonts w:ascii="Garamond" w:hAnsi="Garamond"/>
          <w:color w:val="009900"/>
          <w:u w:color="009051"/>
        </w:rPr>
        <w:t xml:space="preserve"> </w:t>
      </w:r>
      <w:r>
        <w:rPr>
          <w:rStyle w:val="None"/>
          <w:rFonts w:ascii="Garamond" w:hAnsi="Garamond"/>
          <w:color w:val="009900"/>
          <w:u w:color="009051"/>
        </w:rPr>
        <w:t>create</w:t>
      </w:r>
      <w:r w:rsidRPr="00564F24">
        <w:rPr>
          <w:rStyle w:val="None"/>
          <w:rFonts w:ascii="Garamond" w:hAnsi="Garamond"/>
          <w:color w:val="009900"/>
          <w:u w:color="009051"/>
        </w:rPr>
        <w:t xml:space="preserve"> a selection with just the protein call</w:t>
      </w:r>
      <w:r>
        <w:rPr>
          <w:rStyle w:val="None"/>
          <w:rFonts w:ascii="Garamond" w:hAnsi="Garamond"/>
          <w:color w:val="009900"/>
          <w:u w:color="009051"/>
        </w:rPr>
        <w:t>ed</w:t>
      </w:r>
      <w:r w:rsidRPr="00564F24">
        <w:rPr>
          <w:rStyle w:val="None"/>
          <w:rFonts w:ascii="Garamond" w:hAnsi="Garamond"/>
          <w:color w:val="009900"/>
          <w:u w:color="009051"/>
        </w:rPr>
        <w:t xml:space="preserve"> </w:t>
      </w:r>
      <w:r w:rsidRPr="00E947F2">
        <w:rPr>
          <w:rStyle w:val="None"/>
          <w:rFonts w:ascii="Courier New" w:hAnsi="Courier New" w:cs="Courier New"/>
          <w:color w:val="009900"/>
          <w:u w:color="009051"/>
        </w:rPr>
        <w:t>sel</w:t>
      </w:r>
      <w:r w:rsidR="00A272A3">
        <w:rPr>
          <w:rStyle w:val="None"/>
          <w:rFonts w:ascii="Garamond" w:hAnsi="Garamond"/>
          <w:color w:val="009900"/>
          <w:u w:color="009051"/>
        </w:rPr>
        <w:t>.</w:t>
      </w:r>
      <w:r w:rsidRPr="00564F24">
        <w:rPr>
          <w:rStyle w:val="None"/>
          <w:rFonts w:ascii="Garamond" w:hAnsi="Garamond"/>
          <w:color w:val="009900"/>
          <w:u w:color="009051"/>
        </w:rPr>
        <w:t xml:space="preserve"> </w:t>
      </w:r>
      <w:r w:rsidR="00645FD2">
        <w:rPr>
          <w:rStyle w:val="None"/>
          <w:rFonts w:ascii="Garamond" w:hAnsi="Garamond"/>
          <w:color w:val="009900"/>
          <w:u w:color="009051"/>
        </w:rPr>
        <w:t>R</w:t>
      </w:r>
      <w:r w:rsidRPr="00564F24">
        <w:rPr>
          <w:rStyle w:val="None"/>
          <w:rFonts w:ascii="Garamond" w:hAnsi="Garamond"/>
          <w:color w:val="009900"/>
          <w:u w:color="009051"/>
        </w:rPr>
        <w:t xml:space="preserve">un </w:t>
      </w:r>
      <w:proofErr w:type="spellStart"/>
      <w:r w:rsidRPr="00E947F2">
        <w:rPr>
          <w:rStyle w:val="None"/>
          <w:rFonts w:ascii="Courier New" w:hAnsi="Courier New" w:cs="Courier New"/>
          <w:color w:val="009900"/>
          <w:u w:color="009051"/>
        </w:rPr>
        <w:t>ca_dist</w:t>
      </w:r>
      <w:proofErr w:type="spellEnd"/>
      <w:r w:rsidRPr="00E947F2">
        <w:rPr>
          <w:rStyle w:val="None"/>
          <w:rFonts w:ascii="Courier New" w:hAnsi="Courier New" w:cs="Courier New"/>
          <w:color w:val="009900"/>
          <w:u w:color="009051"/>
        </w:rPr>
        <w:t xml:space="preserve"> $</w:t>
      </w:r>
      <w:proofErr w:type="spellStart"/>
      <w:r w:rsidRPr="00E947F2">
        <w:rPr>
          <w:rStyle w:val="None"/>
          <w:rFonts w:ascii="Courier New" w:hAnsi="Courier New" w:cs="Courier New"/>
          <w:color w:val="009900"/>
          <w:u w:color="009051"/>
        </w:rPr>
        <w:t>se</w:t>
      </w:r>
      <w:r w:rsidR="00601849" w:rsidRPr="00E947F2">
        <w:rPr>
          <w:rStyle w:val="None"/>
          <w:rFonts w:ascii="Courier New" w:hAnsi="Courier New" w:cs="Courier New"/>
          <w:color w:val="009900"/>
          <w:u w:color="009051"/>
        </w:rPr>
        <w:t>l</w:t>
      </w:r>
      <w:proofErr w:type="spellEnd"/>
      <w:r w:rsidRPr="00564F24">
        <w:rPr>
          <w:rStyle w:val="None"/>
          <w:rFonts w:ascii="Garamond" w:hAnsi="Garamond"/>
          <w:color w:val="009900"/>
          <w:u w:color="009051"/>
        </w:rPr>
        <w:t xml:space="preserve"> in the console. This should create a grid in the display window, as well as create a new molecule for the grid (be sure to press “=</w:t>
      </w:r>
      <w:r w:rsidR="00E25357">
        <w:rPr>
          <w:rStyle w:val="None"/>
          <w:rFonts w:ascii="Garamond" w:hAnsi="Garamond"/>
          <w:color w:val="009900"/>
          <w:u w:color="009051"/>
        </w:rPr>
        <w:t>”</w:t>
      </w:r>
      <w:r w:rsidRPr="00564F24">
        <w:rPr>
          <w:rStyle w:val="None"/>
          <w:rFonts w:ascii="Garamond" w:hAnsi="Garamond"/>
          <w:color w:val="009900"/>
          <w:u w:color="009051"/>
        </w:rPr>
        <w:t xml:space="preserve"> after running the script to ensure that you can actually see the grid). </w:t>
      </w:r>
    </w:p>
    <w:p w14:paraId="735B8AA3" w14:textId="77777777" w:rsidR="0026673A" w:rsidRPr="0026673A" w:rsidRDefault="00E13995" w:rsidP="00EA4722">
      <w:pPr>
        <w:pStyle w:val="BodyA"/>
        <w:numPr>
          <w:ilvl w:val="0"/>
          <w:numId w:val="11"/>
        </w:numPr>
        <w:rPr>
          <w:rStyle w:val="None"/>
          <w:rFonts w:ascii="Garamond" w:eastAsia="Garamond" w:hAnsi="Garamond" w:cs="Garamond"/>
          <w:color w:val="009900"/>
          <w:u w:color="009051"/>
        </w:rPr>
      </w:pPr>
      <w:r w:rsidRPr="00564F24">
        <w:rPr>
          <w:rStyle w:val="None"/>
          <w:rFonts w:ascii="Garamond" w:hAnsi="Garamond"/>
          <w:color w:val="009900"/>
          <w:u w:color="009051"/>
        </w:rPr>
        <w:t xml:space="preserve">Can you discern which color maps to a distance of 0? </w:t>
      </w:r>
    </w:p>
    <w:p w14:paraId="19E28288" w14:textId="11EBE189" w:rsidR="00E13995" w:rsidRPr="00564F24" w:rsidRDefault="00E13995" w:rsidP="00EA4722">
      <w:pPr>
        <w:pStyle w:val="BodyA"/>
        <w:numPr>
          <w:ilvl w:val="0"/>
          <w:numId w:val="11"/>
        </w:numPr>
        <w:rPr>
          <w:rStyle w:val="None"/>
          <w:rFonts w:ascii="Garamond" w:eastAsia="Garamond" w:hAnsi="Garamond" w:cs="Garamond"/>
          <w:color w:val="009900"/>
          <w:u w:color="009051"/>
        </w:rPr>
      </w:pPr>
      <w:r w:rsidRPr="00564F24">
        <w:rPr>
          <w:rStyle w:val="None"/>
          <w:rFonts w:ascii="Garamond" w:hAnsi="Garamond"/>
          <w:color w:val="009900"/>
          <w:u w:color="009051"/>
        </w:rPr>
        <w:t>What color maps to the max</w:t>
      </w:r>
      <w:r w:rsidR="003563EB">
        <w:rPr>
          <w:rStyle w:val="None"/>
          <w:rFonts w:ascii="Garamond" w:hAnsi="Garamond"/>
          <w:color w:val="009900"/>
          <w:u w:color="009051"/>
        </w:rPr>
        <w:t>imum</w:t>
      </w:r>
      <w:r w:rsidRPr="00564F24">
        <w:rPr>
          <w:rStyle w:val="None"/>
          <w:rFonts w:ascii="Garamond" w:hAnsi="Garamond"/>
          <w:color w:val="009900"/>
          <w:u w:color="009051"/>
        </w:rPr>
        <w:t xml:space="preserve"> distance between two residues?</w:t>
      </w:r>
    </w:p>
    <w:p w14:paraId="21B663DD" w14:textId="77777777" w:rsidR="00E13995" w:rsidRDefault="00E13995" w:rsidP="00EA4722">
      <w:pPr>
        <w:pStyle w:val="BodyA"/>
        <w:rPr>
          <w:rStyle w:val="None"/>
          <w:rFonts w:ascii="Garamond" w:eastAsia="Garamond" w:hAnsi="Garamond" w:cs="Garamond"/>
          <w:color w:val="009051"/>
          <w:u w:color="009051"/>
        </w:rPr>
      </w:pPr>
    </w:p>
    <w:p w14:paraId="6D21E18F" w14:textId="126B74DA" w:rsidR="009C556F" w:rsidRDefault="00E13995" w:rsidP="00EA4722">
      <w:pPr>
        <w:pStyle w:val="BodyA"/>
        <w:rPr>
          <w:rStyle w:val="None"/>
          <w:rFonts w:ascii="Garamond" w:hAnsi="Garamond"/>
          <w:color w:val="009900"/>
          <w:u w:color="009051"/>
        </w:rPr>
      </w:pPr>
      <w:r w:rsidRPr="00E73F7C">
        <w:rPr>
          <w:rStyle w:val="None"/>
          <w:rFonts w:ascii="Garamond" w:hAnsi="Garamond"/>
          <w:b/>
          <w:bCs/>
          <w:color w:val="009900"/>
          <w:u w:color="009051"/>
        </w:rPr>
        <w:t>Q</w:t>
      </w:r>
      <w:r w:rsidR="00D03B9F">
        <w:rPr>
          <w:rStyle w:val="None"/>
          <w:rFonts w:ascii="Garamond" w:hAnsi="Garamond"/>
          <w:b/>
          <w:bCs/>
          <w:color w:val="009900"/>
          <w:u w:color="009051"/>
        </w:rPr>
        <w:t>1</w:t>
      </w:r>
      <w:r w:rsidR="005B704F">
        <w:rPr>
          <w:rStyle w:val="None"/>
          <w:rFonts w:ascii="Garamond" w:hAnsi="Garamond"/>
          <w:b/>
          <w:bCs/>
          <w:color w:val="009900"/>
          <w:u w:color="009051"/>
        </w:rPr>
        <w:t>5</w:t>
      </w:r>
      <w:r w:rsidRPr="00E73F7C">
        <w:rPr>
          <w:rStyle w:val="None"/>
          <w:rFonts w:ascii="Garamond" w:hAnsi="Garamond"/>
          <w:b/>
          <w:bCs/>
          <w:color w:val="009900"/>
          <w:u w:color="009051"/>
        </w:rPr>
        <w:t>.</w:t>
      </w:r>
      <w:r w:rsidRPr="00E73F7C">
        <w:rPr>
          <w:rStyle w:val="None"/>
          <w:rFonts w:ascii="Garamond" w:hAnsi="Garamond"/>
          <w:color w:val="009900"/>
          <w:u w:color="009051"/>
        </w:rPr>
        <w:t xml:space="preserve"> Run the </w:t>
      </w:r>
      <w:r w:rsidRPr="00E947F2">
        <w:rPr>
          <w:rStyle w:val="None"/>
          <w:rFonts w:ascii="Courier New" w:hAnsi="Courier New" w:cs="Courier New"/>
          <w:color w:val="009900"/>
          <w:u w:color="009051"/>
        </w:rPr>
        <w:t>ca_dist</w:t>
      </w:r>
      <w:r w:rsidRPr="00E73F7C">
        <w:rPr>
          <w:rStyle w:val="None"/>
          <w:rFonts w:ascii="Garamond" w:hAnsi="Garamond"/>
          <w:color w:val="009900"/>
          <w:u w:color="009051"/>
        </w:rPr>
        <w:t xml:space="preserve"> script at 3 different frames in the simulation (on</w:t>
      </w:r>
      <w:r w:rsidR="007D4C34">
        <w:rPr>
          <w:rStyle w:val="None"/>
          <w:rFonts w:ascii="Garamond" w:hAnsi="Garamond"/>
          <w:color w:val="009900"/>
          <w:u w:color="009051"/>
        </w:rPr>
        <w:t>c</w:t>
      </w:r>
      <w:r w:rsidRPr="00E73F7C">
        <w:rPr>
          <w:rStyle w:val="None"/>
          <w:rFonts w:ascii="Garamond" w:hAnsi="Garamond"/>
          <w:color w:val="009900"/>
          <w:u w:color="009051"/>
        </w:rPr>
        <w:t xml:space="preserve">e at the beginning, </w:t>
      </w:r>
      <w:r w:rsidR="007D4C34">
        <w:rPr>
          <w:rStyle w:val="None"/>
          <w:rFonts w:ascii="Garamond" w:hAnsi="Garamond"/>
          <w:color w:val="009900"/>
          <w:u w:color="009051"/>
        </w:rPr>
        <w:t xml:space="preserve">once in the </w:t>
      </w:r>
      <w:r w:rsidRPr="00E73F7C">
        <w:rPr>
          <w:rStyle w:val="None"/>
          <w:rFonts w:ascii="Garamond" w:hAnsi="Garamond"/>
          <w:color w:val="009900"/>
          <w:u w:color="009051"/>
        </w:rPr>
        <w:t>middle</w:t>
      </w:r>
      <w:r w:rsidR="007D4C34">
        <w:rPr>
          <w:rStyle w:val="None"/>
          <w:rFonts w:ascii="Garamond" w:hAnsi="Garamond"/>
          <w:color w:val="009900"/>
          <w:u w:color="009051"/>
        </w:rPr>
        <w:t>,</w:t>
      </w:r>
      <w:r w:rsidRPr="00E73F7C">
        <w:rPr>
          <w:rStyle w:val="None"/>
          <w:rFonts w:ascii="Garamond" w:hAnsi="Garamond"/>
          <w:color w:val="009900"/>
          <w:u w:color="009051"/>
        </w:rPr>
        <w:t xml:space="preserve"> and </w:t>
      </w:r>
      <w:r w:rsidR="007D4C34">
        <w:rPr>
          <w:rStyle w:val="None"/>
          <w:rFonts w:ascii="Garamond" w:hAnsi="Garamond"/>
          <w:color w:val="009900"/>
          <w:u w:color="009051"/>
        </w:rPr>
        <w:t xml:space="preserve">once at the </w:t>
      </w:r>
      <w:r w:rsidRPr="00E73F7C">
        <w:rPr>
          <w:rStyle w:val="None"/>
          <w:rFonts w:ascii="Garamond" w:hAnsi="Garamond"/>
          <w:color w:val="009900"/>
          <w:u w:color="009051"/>
        </w:rPr>
        <w:t>end)</w:t>
      </w:r>
    </w:p>
    <w:p w14:paraId="47D727B4" w14:textId="77777777" w:rsidR="00BA153A" w:rsidRDefault="00BA153A" w:rsidP="00EA4722">
      <w:pPr>
        <w:pStyle w:val="BodyA"/>
        <w:numPr>
          <w:ilvl w:val="0"/>
          <w:numId w:val="12"/>
        </w:numPr>
        <w:rPr>
          <w:rStyle w:val="None"/>
          <w:rFonts w:ascii="Garamond" w:hAnsi="Garamond"/>
          <w:color w:val="009900"/>
          <w:u w:color="009051"/>
        </w:rPr>
      </w:pPr>
      <w:r>
        <w:rPr>
          <w:rStyle w:val="None"/>
          <w:rFonts w:ascii="Garamond" w:hAnsi="Garamond"/>
          <w:color w:val="009900"/>
          <w:u w:color="009051"/>
        </w:rPr>
        <w:t>Attach</w:t>
      </w:r>
      <w:r w:rsidR="00067E06">
        <w:rPr>
          <w:rStyle w:val="None"/>
          <w:rFonts w:ascii="Garamond" w:hAnsi="Garamond"/>
          <w:color w:val="009900"/>
          <w:u w:color="009051"/>
        </w:rPr>
        <w:t xml:space="preserve"> </w:t>
      </w:r>
      <w:r>
        <w:rPr>
          <w:rStyle w:val="None"/>
          <w:rFonts w:ascii="Garamond" w:hAnsi="Garamond"/>
          <w:color w:val="009900"/>
          <w:u w:color="009051"/>
        </w:rPr>
        <w:t>screenshot</w:t>
      </w:r>
      <w:r w:rsidR="00067E06">
        <w:rPr>
          <w:rStyle w:val="None"/>
          <w:rFonts w:ascii="Garamond" w:hAnsi="Garamond"/>
          <w:color w:val="009900"/>
          <w:u w:color="009051"/>
        </w:rPr>
        <w:t>s</w:t>
      </w:r>
      <w:r>
        <w:rPr>
          <w:rStyle w:val="None"/>
          <w:rFonts w:ascii="Garamond" w:hAnsi="Garamond"/>
          <w:color w:val="009900"/>
          <w:u w:color="009051"/>
        </w:rPr>
        <w:t xml:space="preserve"> of the </w:t>
      </w:r>
      <w:r w:rsidR="00D56037">
        <w:rPr>
          <w:rStyle w:val="None"/>
          <w:rFonts w:ascii="Garamond" w:hAnsi="Garamond"/>
          <w:color w:val="009900"/>
          <w:u w:color="009051"/>
        </w:rPr>
        <w:t xml:space="preserve">3 </w:t>
      </w:r>
      <w:r w:rsidR="003C4926">
        <w:rPr>
          <w:rStyle w:val="None"/>
          <w:rFonts w:ascii="Garamond" w:hAnsi="Garamond"/>
          <w:color w:val="009900"/>
          <w:u w:color="009051"/>
        </w:rPr>
        <w:t>plots below</w:t>
      </w:r>
      <w:r w:rsidR="00CE2C3B">
        <w:rPr>
          <w:rStyle w:val="None"/>
          <w:rFonts w:ascii="Garamond" w:hAnsi="Garamond"/>
          <w:color w:val="009900"/>
          <w:u w:color="009051"/>
        </w:rPr>
        <w:t>.</w:t>
      </w:r>
    </w:p>
    <w:p w14:paraId="241B0EDE" w14:textId="77777777" w:rsidR="009C556F" w:rsidRDefault="00BA153A" w:rsidP="00EA4722">
      <w:pPr>
        <w:pStyle w:val="BodyA"/>
        <w:numPr>
          <w:ilvl w:val="0"/>
          <w:numId w:val="12"/>
        </w:numPr>
        <w:rPr>
          <w:rStyle w:val="None"/>
          <w:rFonts w:ascii="Garamond" w:hAnsi="Garamond"/>
          <w:color w:val="009900"/>
          <w:u w:color="009051"/>
        </w:rPr>
      </w:pPr>
      <w:r>
        <w:rPr>
          <w:rStyle w:val="None"/>
          <w:rFonts w:ascii="Garamond" w:hAnsi="Garamond"/>
          <w:color w:val="009900"/>
          <w:u w:color="009051"/>
        </w:rPr>
        <w:t>D</w:t>
      </w:r>
      <w:r w:rsidR="00E13995" w:rsidRPr="00E73F7C">
        <w:rPr>
          <w:rStyle w:val="None"/>
          <w:rFonts w:ascii="Garamond" w:hAnsi="Garamond"/>
          <w:color w:val="009900"/>
          <w:u w:color="009051"/>
        </w:rPr>
        <w:t xml:space="preserve">escribe any patterns you see in the three plots as well as how the patterns change between the plots. </w:t>
      </w:r>
    </w:p>
    <w:p w14:paraId="3D161265" w14:textId="7BA94469" w:rsidR="00E13995" w:rsidRPr="00E73F7C" w:rsidRDefault="00E13995" w:rsidP="00EA4722">
      <w:pPr>
        <w:pStyle w:val="BodyA"/>
        <w:numPr>
          <w:ilvl w:val="0"/>
          <w:numId w:val="12"/>
        </w:numPr>
        <w:rPr>
          <w:rStyle w:val="None"/>
          <w:rFonts w:ascii="Garamond" w:hAnsi="Garamond"/>
          <w:color w:val="009900"/>
          <w:u w:color="009051"/>
        </w:rPr>
      </w:pPr>
      <w:r w:rsidRPr="00E73F7C">
        <w:rPr>
          <w:rStyle w:val="None"/>
          <w:rFonts w:ascii="Garamond" w:hAnsi="Garamond"/>
          <w:color w:val="009900"/>
          <w:u w:color="009051"/>
        </w:rPr>
        <w:t xml:space="preserve">How do these patterns correspond to what we actually see in the titin trajectory? (NOTE: when you want to rerun the </w:t>
      </w:r>
      <w:proofErr w:type="spellStart"/>
      <w:r w:rsidR="00F83488" w:rsidRPr="00247876">
        <w:rPr>
          <w:rStyle w:val="None"/>
          <w:rFonts w:ascii="Courier New" w:hAnsi="Courier New" w:cs="Courier New"/>
          <w:color w:val="009900"/>
          <w:u w:color="009051"/>
        </w:rPr>
        <w:t>ca_</w:t>
      </w:r>
      <w:proofErr w:type="gramStart"/>
      <w:r w:rsidR="00F83488" w:rsidRPr="00247876">
        <w:rPr>
          <w:rStyle w:val="None"/>
          <w:rFonts w:ascii="Courier New" w:hAnsi="Courier New" w:cs="Courier New"/>
          <w:color w:val="009900"/>
          <w:u w:color="009051"/>
        </w:rPr>
        <w:t>dist</w:t>
      </w:r>
      <w:proofErr w:type="spellEnd"/>
      <w:r w:rsidR="00F83488" w:rsidRPr="00E73F7C" w:rsidDel="00F83488">
        <w:rPr>
          <w:rStyle w:val="None"/>
          <w:rFonts w:ascii="Garamond" w:hAnsi="Garamond"/>
          <w:i/>
          <w:iCs/>
          <w:color w:val="009900"/>
        </w:rPr>
        <w:t xml:space="preserve"> </w:t>
      </w:r>
      <w:r w:rsidRPr="00E73F7C">
        <w:rPr>
          <w:rStyle w:val="None"/>
          <w:rFonts w:ascii="Garamond" w:hAnsi="Garamond"/>
          <w:color w:val="009900"/>
          <w:u w:color="009051"/>
        </w:rPr>
        <w:t xml:space="preserve"> function</w:t>
      </w:r>
      <w:proofErr w:type="gramEnd"/>
      <w:r w:rsidRPr="00E73F7C">
        <w:rPr>
          <w:rStyle w:val="None"/>
          <w:rFonts w:ascii="Garamond" w:hAnsi="Garamond"/>
          <w:color w:val="009900"/>
          <w:u w:color="009051"/>
        </w:rPr>
        <w:t xml:space="preserve"> at a new frame</w:t>
      </w:r>
      <w:r w:rsidR="00411500">
        <w:rPr>
          <w:rStyle w:val="None"/>
          <w:rFonts w:ascii="Garamond" w:hAnsi="Garamond"/>
          <w:color w:val="009900"/>
          <w:u w:color="009051"/>
        </w:rPr>
        <w:t>,</w:t>
      </w:r>
      <w:r w:rsidRPr="00E73F7C">
        <w:rPr>
          <w:rStyle w:val="None"/>
          <w:rFonts w:ascii="Garamond" w:hAnsi="Garamond"/>
          <w:color w:val="009900"/>
          <w:u w:color="009051"/>
        </w:rPr>
        <w:t xml:space="preserve"> you will need to first delete the previous </w:t>
      </w:r>
      <w:proofErr w:type="spellStart"/>
      <w:r w:rsidR="00F83488" w:rsidRPr="00247876">
        <w:rPr>
          <w:rStyle w:val="None"/>
          <w:rFonts w:ascii="Courier New" w:hAnsi="Courier New" w:cs="Courier New"/>
          <w:color w:val="009900"/>
          <w:u w:color="009051"/>
        </w:rPr>
        <w:t>ca_dist</w:t>
      </w:r>
      <w:proofErr w:type="spellEnd"/>
      <w:r w:rsidRPr="00E73F7C">
        <w:rPr>
          <w:rStyle w:val="None"/>
          <w:rFonts w:ascii="Garamond" w:hAnsi="Garamond"/>
          <w:color w:val="009900"/>
          <w:u w:color="009051"/>
        </w:rPr>
        <w:t xml:space="preserve"> pattern in the</w:t>
      </w:r>
      <w:r w:rsidR="00145812">
        <w:rPr>
          <w:rStyle w:val="None"/>
          <w:rFonts w:ascii="Garamond" w:hAnsi="Garamond"/>
          <w:color w:val="009900"/>
          <w:u w:color="009051"/>
        </w:rPr>
        <w:t xml:space="preserve"> VMD</w:t>
      </w:r>
      <w:r w:rsidRPr="00E73F7C">
        <w:rPr>
          <w:rStyle w:val="None"/>
          <w:rFonts w:ascii="Garamond" w:hAnsi="Garamond"/>
          <w:color w:val="009900"/>
          <w:u w:color="009051"/>
        </w:rPr>
        <w:t xml:space="preserve"> main window, select the new frame in the main window, and </w:t>
      </w:r>
      <w:r w:rsidR="00EA7ED1">
        <w:rPr>
          <w:rStyle w:val="None"/>
          <w:rFonts w:ascii="Garamond" w:hAnsi="Garamond"/>
          <w:color w:val="009900"/>
          <w:u w:color="009051"/>
        </w:rPr>
        <w:t xml:space="preserve">then </w:t>
      </w:r>
      <w:r w:rsidRPr="00E73F7C">
        <w:rPr>
          <w:rStyle w:val="None"/>
          <w:rFonts w:ascii="Garamond" w:hAnsi="Garamond"/>
          <w:color w:val="009900"/>
          <w:u w:color="009051"/>
        </w:rPr>
        <w:t>rerun the script).</w:t>
      </w:r>
    </w:p>
    <w:p w14:paraId="12CC8BEE" w14:textId="77777777" w:rsidR="00E13995" w:rsidRPr="00E73F7C" w:rsidRDefault="00E13995" w:rsidP="00EA4722">
      <w:pPr>
        <w:pStyle w:val="NormalWeb"/>
        <w:spacing w:before="0" w:after="0"/>
        <w:rPr>
          <w:rStyle w:val="None"/>
          <w:rFonts w:ascii="Garamond" w:hAnsi="Garamond"/>
          <w:color w:val="009900"/>
          <w:sz w:val="24"/>
          <w:szCs w:val="24"/>
          <w:u w:color="009051"/>
        </w:rPr>
      </w:pPr>
    </w:p>
    <w:p w14:paraId="42DDE3A9" w14:textId="108EB004" w:rsidR="00855424" w:rsidRDefault="00E13995" w:rsidP="00EA4722">
      <w:pPr>
        <w:pStyle w:val="NormalWeb"/>
        <w:spacing w:before="0" w:after="0"/>
        <w:rPr>
          <w:rStyle w:val="None"/>
          <w:rFonts w:ascii="Garamond" w:hAnsi="Garamond"/>
          <w:color w:val="009900"/>
          <w:sz w:val="24"/>
          <w:szCs w:val="24"/>
          <w:u w:color="009051"/>
        </w:rPr>
      </w:pPr>
      <w:r w:rsidRPr="00E73F7C">
        <w:rPr>
          <w:rStyle w:val="None"/>
          <w:rFonts w:ascii="Garamond" w:hAnsi="Garamond"/>
          <w:b/>
          <w:bCs/>
          <w:color w:val="009900"/>
          <w:sz w:val="24"/>
          <w:szCs w:val="24"/>
          <w:u w:color="009051"/>
        </w:rPr>
        <w:t>Q</w:t>
      </w:r>
      <w:r w:rsidR="00F479B2">
        <w:rPr>
          <w:rStyle w:val="None"/>
          <w:rFonts w:ascii="Garamond" w:hAnsi="Garamond"/>
          <w:b/>
          <w:bCs/>
          <w:color w:val="009900"/>
          <w:sz w:val="24"/>
          <w:szCs w:val="24"/>
          <w:u w:color="009051"/>
        </w:rPr>
        <w:t>1</w:t>
      </w:r>
      <w:r w:rsidR="005B704F">
        <w:rPr>
          <w:rStyle w:val="None"/>
          <w:rFonts w:ascii="Garamond" w:hAnsi="Garamond"/>
          <w:b/>
          <w:bCs/>
          <w:color w:val="009900"/>
          <w:sz w:val="24"/>
          <w:szCs w:val="24"/>
          <w:u w:color="009051"/>
        </w:rPr>
        <w:t>6</w:t>
      </w:r>
      <w:r w:rsidRPr="00E73F7C">
        <w:rPr>
          <w:rStyle w:val="None"/>
          <w:rFonts w:ascii="Garamond" w:hAnsi="Garamond"/>
          <w:b/>
          <w:bCs/>
          <w:color w:val="009900"/>
          <w:sz w:val="24"/>
          <w:szCs w:val="24"/>
          <w:u w:color="009051"/>
        </w:rPr>
        <w:t>.</w:t>
      </w:r>
      <w:r w:rsidRPr="00E73F7C">
        <w:rPr>
          <w:rStyle w:val="None"/>
          <w:rFonts w:ascii="Garamond" w:hAnsi="Garamond"/>
          <w:color w:val="009900"/>
          <w:sz w:val="24"/>
          <w:szCs w:val="24"/>
          <w:u w:color="009051"/>
        </w:rPr>
        <w:t xml:space="preserve"> There is also a built-in tool in VMD to analyze residues-residue distances </w:t>
      </w:r>
    </w:p>
    <w:p w14:paraId="4C20D7C4" w14:textId="51220461" w:rsidR="00E13995" w:rsidRPr="00E73F7C" w:rsidRDefault="00E13995" w:rsidP="00EA4722">
      <w:pPr>
        <w:pStyle w:val="NormalWeb"/>
        <w:spacing w:before="0" w:after="0"/>
        <w:rPr>
          <w:rStyle w:val="None"/>
          <w:rFonts w:ascii="Garamond" w:hAnsi="Garamond"/>
          <w:color w:val="009900"/>
          <w:sz w:val="24"/>
          <w:szCs w:val="24"/>
          <w:u w:color="009051"/>
        </w:rPr>
      </w:pPr>
      <w:r w:rsidRPr="00E73F7C">
        <w:rPr>
          <w:rStyle w:val="None"/>
          <w:rFonts w:ascii="Garamond" w:hAnsi="Garamond"/>
          <w:color w:val="009900"/>
          <w:sz w:val="24"/>
          <w:szCs w:val="24"/>
          <w:u w:color="009051"/>
        </w:rPr>
        <w:t>(</w:t>
      </w:r>
      <w:r w:rsidR="00855424">
        <w:rPr>
          <w:rStyle w:val="None"/>
          <w:rFonts w:ascii="Garamond" w:hAnsi="Garamond"/>
          <w:color w:val="009900"/>
          <w:sz w:val="24"/>
          <w:szCs w:val="24"/>
          <w:u w:color="009051"/>
        </w:rPr>
        <w:t xml:space="preserve"> </w:t>
      </w:r>
      <w:hyperlink r:id="rId21" w:history="1">
        <w:r w:rsidRPr="006255E7">
          <w:rPr>
            <w:rStyle w:val="Hyperlink"/>
            <w:rFonts w:ascii="Garamond" w:hAnsi="Garamond"/>
            <w:sz w:val="24"/>
            <w:szCs w:val="24"/>
          </w:rPr>
          <w:t>http://www.ks.uiuc.edu/Research/vmd/plugins/contactmap/</w:t>
        </w:r>
      </w:hyperlink>
      <w:r w:rsidR="00855424">
        <w:rPr>
          <w:rStyle w:val="None"/>
          <w:rFonts w:ascii="Garamond" w:hAnsi="Garamond"/>
          <w:color w:val="009900"/>
          <w:sz w:val="24"/>
          <w:szCs w:val="24"/>
          <w:u w:color="009051"/>
        </w:rPr>
        <w:t xml:space="preserve"> </w:t>
      </w:r>
      <w:r w:rsidRPr="00E73F7C">
        <w:rPr>
          <w:rStyle w:val="None"/>
          <w:rFonts w:ascii="Garamond" w:hAnsi="Garamond"/>
          <w:color w:val="009900"/>
          <w:sz w:val="24"/>
          <w:szCs w:val="24"/>
          <w:u w:color="009051"/>
        </w:rPr>
        <w:t xml:space="preserve">). </w:t>
      </w:r>
    </w:p>
    <w:p w14:paraId="23025DC9" w14:textId="7C28E3B6" w:rsidR="0068586C" w:rsidRDefault="00E13995" w:rsidP="00EA4722">
      <w:pPr>
        <w:pStyle w:val="NormalWeb"/>
        <w:spacing w:before="0" w:after="0"/>
        <w:rPr>
          <w:rStyle w:val="None"/>
          <w:rFonts w:ascii="Garamond" w:hAnsi="Garamond"/>
          <w:color w:val="009900"/>
          <w:sz w:val="24"/>
          <w:szCs w:val="24"/>
          <w:u w:color="FF0000"/>
        </w:rPr>
      </w:pPr>
      <w:r w:rsidRPr="00E73F7C">
        <w:rPr>
          <w:rStyle w:val="None"/>
          <w:rFonts w:ascii="Garamond" w:hAnsi="Garamond"/>
          <w:color w:val="009900"/>
          <w:sz w:val="24"/>
          <w:szCs w:val="24"/>
          <w:u w:color="009051"/>
        </w:rPr>
        <w:t>Go to Extensions</w:t>
      </w:r>
      <w:r w:rsidR="00D7245E">
        <w:rPr>
          <w:rStyle w:val="None"/>
          <w:rFonts w:ascii="Garamond" w:hAnsi="Garamond"/>
          <w:color w:val="009900"/>
          <w:sz w:val="24"/>
          <w:szCs w:val="24"/>
          <w:u w:color="009051"/>
        </w:rPr>
        <w:t xml:space="preserve"> </w:t>
      </w:r>
      <w:r w:rsidRPr="00E73F7C">
        <w:rPr>
          <w:rStyle w:val="None"/>
          <w:rFonts w:ascii="Garamond" w:hAnsi="Garamond"/>
          <w:color w:val="009900"/>
          <w:sz w:val="24"/>
          <w:szCs w:val="24"/>
          <w:u w:color="009051"/>
        </w:rPr>
        <w:t>&gt;</w:t>
      </w:r>
      <w:r w:rsidR="00D7245E">
        <w:rPr>
          <w:rStyle w:val="None"/>
          <w:rFonts w:ascii="Garamond" w:hAnsi="Garamond"/>
          <w:color w:val="009900"/>
          <w:sz w:val="24"/>
          <w:szCs w:val="24"/>
          <w:u w:color="009051"/>
        </w:rPr>
        <w:t xml:space="preserve"> </w:t>
      </w:r>
      <w:r w:rsidRPr="00E73F7C">
        <w:rPr>
          <w:rStyle w:val="None"/>
          <w:rFonts w:ascii="Garamond" w:hAnsi="Garamond"/>
          <w:color w:val="009900"/>
          <w:sz w:val="24"/>
          <w:szCs w:val="24"/>
          <w:u w:color="009051"/>
        </w:rPr>
        <w:t>Analysis</w:t>
      </w:r>
      <w:r w:rsidR="00D7245E">
        <w:rPr>
          <w:rStyle w:val="None"/>
          <w:rFonts w:ascii="Garamond" w:hAnsi="Garamond"/>
          <w:color w:val="009900"/>
          <w:sz w:val="24"/>
          <w:szCs w:val="24"/>
          <w:u w:color="009051"/>
        </w:rPr>
        <w:t xml:space="preserve"> </w:t>
      </w:r>
      <w:r w:rsidRPr="00E73F7C">
        <w:rPr>
          <w:rStyle w:val="None"/>
          <w:rFonts w:ascii="Garamond" w:hAnsi="Garamond"/>
          <w:color w:val="009900"/>
          <w:sz w:val="24"/>
          <w:szCs w:val="24"/>
          <w:u w:color="009051"/>
        </w:rPr>
        <w:t>&gt;</w:t>
      </w:r>
      <w:r w:rsidR="00D7245E">
        <w:rPr>
          <w:rStyle w:val="None"/>
          <w:rFonts w:ascii="Garamond" w:hAnsi="Garamond"/>
          <w:color w:val="009900"/>
          <w:sz w:val="24"/>
          <w:szCs w:val="24"/>
          <w:u w:color="009051"/>
        </w:rPr>
        <w:t xml:space="preserve"> </w:t>
      </w:r>
      <w:r w:rsidRPr="00E73F7C">
        <w:rPr>
          <w:rStyle w:val="None"/>
          <w:rFonts w:ascii="Garamond" w:hAnsi="Garamond"/>
          <w:color w:val="009900"/>
          <w:sz w:val="24"/>
          <w:szCs w:val="24"/>
          <w:u w:color="009051"/>
        </w:rPr>
        <w:t xml:space="preserve">Contact Map. </w:t>
      </w:r>
      <w:r w:rsidRPr="00E73F7C">
        <w:rPr>
          <w:rStyle w:val="None"/>
          <w:rFonts w:ascii="Garamond" w:hAnsi="Garamond"/>
          <w:color w:val="009900"/>
          <w:sz w:val="24"/>
          <w:szCs w:val="24"/>
          <w:u w:color="FF0000"/>
        </w:rPr>
        <w:t>Select the frame</w:t>
      </w:r>
      <w:r w:rsidR="00382C4D">
        <w:rPr>
          <w:rStyle w:val="None"/>
          <w:rFonts w:ascii="Garamond" w:hAnsi="Garamond"/>
          <w:color w:val="009900"/>
          <w:sz w:val="24"/>
          <w:szCs w:val="24"/>
          <w:u w:color="FF0000"/>
        </w:rPr>
        <w:t>s</w:t>
      </w:r>
      <w:r w:rsidRPr="00E73F7C">
        <w:rPr>
          <w:rStyle w:val="None"/>
          <w:rFonts w:ascii="Garamond" w:hAnsi="Garamond"/>
          <w:color w:val="009900"/>
          <w:sz w:val="24"/>
          <w:szCs w:val="24"/>
          <w:u w:color="FF0000"/>
        </w:rPr>
        <w:t xml:space="preserve"> that you want to calculate the distances for in the main window</w:t>
      </w:r>
      <w:r w:rsidR="00382C4D">
        <w:rPr>
          <w:rStyle w:val="None"/>
          <w:rFonts w:ascii="Garamond" w:hAnsi="Garamond"/>
          <w:color w:val="009900"/>
          <w:sz w:val="24"/>
          <w:szCs w:val="24"/>
          <w:u w:color="FF0000"/>
        </w:rPr>
        <w:t xml:space="preserve"> (choose the same three frames as in Q</w:t>
      </w:r>
      <w:r w:rsidR="006255E7">
        <w:rPr>
          <w:rStyle w:val="None"/>
          <w:rFonts w:ascii="Garamond" w:hAnsi="Garamond"/>
          <w:color w:val="009900"/>
          <w:sz w:val="24"/>
          <w:szCs w:val="24"/>
          <w:u w:color="FF0000"/>
        </w:rPr>
        <w:t>1</w:t>
      </w:r>
      <w:r w:rsidR="005B704F">
        <w:rPr>
          <w:rStyle w:val="None"/>
          <w:rFonts w:ascii="Garamond" w:hAnsi="Garamond"/>
          <w:color w:val="009900"/>
          <w:sz w:val="24"/>
          <w:szCs w:val="24"/>
          <w:u w:color="FF0000"/>
        </w:rPr>
        <w:t>5</w:t>
      </w:r>
      <w:r w:rsidR="00382C4D">
        <w:rPr>
          <w:rStyle w:val="None"/>
          <w:rFonts w:ascii="Garamond" w:hAnsi="Garamond"/>
          <w:color w:val="009900"/>
          <w:sz w:val="24"/>
          <w:szCs w:val="24"/>
          <w:u w:color="FF0000"/>
        </w:rPr>
        <w:t>)</w:t>
      </w:r>
      <w:r w:rsidRPr="00E73F7C">
        <w:rPr>
          <w:rStyle w:val="None"/>
          <w:rFonts w:ascii="Garamond" w:hAnsi="Garamond"/>
          <w:color w:val="009900"/>
          <w:sz w:val="24"/>
          <w:szCs w:val="24"/>
          <w:u w:color="FF0000"/>
        </w:rPr>
        <w:t>, then select Cal</w:t>
      </w:r>
      <w:r w:rsidR="003A3392">
        <w:rPr>
          <w:rStyle w:val="None"/>
          <w:rFonts w:ascii="Garamond" w:hAnsi="Garamond"/>
          <w:color w:val="009900"/>
          <w:sz w:val="24"/>
          <w:szCs w:val="24"/>
          <w:u w:color="FF0000"/>
        </w:rPr>
        <w:t>c</w:t>
      </w:r>
      <w:r w:rsidRPr="00E73F7C">
        <w:rPr>
          <w:rStyle w:val="None"/>
          <w:rFonts w:ascii="Garamond" w:hAnsi="Garamond"/>
          <w:color w:val="009900"/>
          <w:sz w:val="24"/>
          <w:szCs w:val="24"/>
          <w:u w:color="FF0000"/>
        </w:rPr>
        <w:t xml:space="preserve">. res-res </w:t>
      </w:r>
      <w:proofErr w:type="spellStart"/>
      <w:r w:rsidRPr="00E73F7C">
        <w:rPr>
          <w:rStyle w:val="None"/>
          <w:rFonts w:ascii="Garamond" w:hAnsi="Garamond"/>
          <w:color w:val="009900"/>
          <w:sz w:val="24"/>
          <w:szCs w:val="24"/>
          <w:u w:color="FF0000"/>
        </w:rPr>
        <w:t>Dists</w:t>
      </w:r>
      <w:proofErr w:type="spellEnd"/>
      <w:r w:rsidRPr="00E73F7C">
        <w:rPr>
          <w:rStyle w:val="None"/>
          <w:rFonts w:ascii="Garamond" w:hAnsi="Garamond"/>
          <w:color w:val="009900"/>
          <w:sz w:val="24"/>
          <w:szCs w:val="24"/>
          <w:u w:color="FF0000"/>
        </w:rPr>
        <w:t xml:space="preserve"> under “Calculate</w:t>
      </w:r>
      <w:r w:rsidR="00A272A3">
        <w:rPr>
          <w:rStyle w:val="None"/>
          <w:rFonts w:ascii="Garamond" w:hAnsi="Garamond"/>
          <w:color w:val="009900"/>
          <w:sz w:val="24"/>
          <w:szCs w:val="24"/>
          <w:u w:color="FF0000"/>
        </w:rPr>
        <w:t>.”</w:t>
      </w:r>
    </w:p>
    <w:p w14:paraId="2CD4AADB" w14:textId="77777777" w:rsidR="0068586C" w:rsidRDefault="0068586C" w:rsidP="00EA4722">
      <w:pPr>
        <w:pStyle w:val="NormalWeb"/>
        <w:numPr>
          <w:ilvl w:val="0"/>
          <w:numId w:val="17"/>
        </w:numPr>
        <w:spacing w:before="0" w:after="0"/>
        <w:rPr>
          <w:rStyle w:val="None"/>
          <w:rFonts w:ascii="Garamond" w:hAnsi="Garamond"/>
          <w:color w:val="009900"/>
          <w:sz w:val="24"/>
          <w:szCs w:val="24"/>
          <w:u w:color="FF0000"/>
        </w:rPr>
      </w:pPr>
      <w:r>
        <w:rPr>
          <w:rStyle w:val="None"/>
          <w:rFonts w:ascii="Garamond" w:hAnsi="Garamond"/>
          <w:color w:val="009900"/>
          <w:sz w:val="24"/>
          <w:szCs w:val="24"/>
          <w:u w:color="FF0000"/>
        </w:rPr>
        <w:t>Attac</w:t>
      </w:r>
      <w:r w:rsidR="00B55A3B">
        <w:rPr>
          <w:rStyle w:val="None"/>
          <w:rFonts w:ascii="Garamond" w:hAnsi="Garamond"/>
          <w:color w:val="009900"/>
          <w:sz w:val="24"/>
          <w:szCs w:val="24"/>
          <w:u w:color="FF0000"/>
        </w:rPr>
        <w:t xml:space="preserve">h </w:t>
      </w:r>
      <w:r w:rsidR="00067E06">
        <w:rPr>
          <w:rStyle w:val="None"/>
          <w:rFonts w:ascii="Garamond" w:hAnsi="Garamond"/>
          <w:color w:val="009900"/>
          <w:sz w:val="24"/>
          <w:szCs w:val="24"/>
          <w:u w:color="FF0000"/>
        </w:rPr>
        <w:t>screen</w:t>
      </w:r>
      <w:r w:rsidR="00080D09">
        <w:rPr>
          <w:rStyle w:val="None"/>
          <w:rFonts w:ascii="Garamond" w:hAnsi="Garamond"/>
          <w:color w:val="009900"/>
          <w:sz w:val="24"/>
          <w:szCs w:val="24"/>
          <w:u w:color="FF0000"/>
        </w:rPr>
        <w:t>shot</w:t>
      </w:r>
      <w:r w:rsidR="00067E06">
        <w:rPr>
          <w:rStyle w:val="None"/>
          <w:rFonts w:ascii="Garamond" w:hAnsi="Garamond"/>
          <w:color w:val="009900"/>
          <w:sz w:val="24"/>
          <w:szCs w:val="24"/>
          <w:u w:color="FF0000"/>
        </w:rPr>
        <w:t>s of the 3 plots below.</w:t>
      </w:r>
    </w:p>
    <w:p w14:paraId="75AB6E4B" w14:textId="47B4C0EB" w:rsidR="009964D4" w:rsidRDefault="00E13995" w:rsidP="00EA4722">
      <w:pPr>
        <w:pStyle w:val="NormalWeb"/>
        <w:numPr>
          <w:ilvl w:val="0"/>
          <w:numId w:val="17"/>
        </w:numPr>
        <w:spacing w:before="0" w:after="0"/>
        <w:rPr>
          <w:rStyle w:val="None"/>
          <w:rFonts w:ascii="Garamond" w:hAnsi="Garamond"/>
          <w:color w:val="009900"/>
          <w:sz w:val="24"/>
          <w:szCs w:val="24"/>
          <w:u w:color="009051"/>
        </w:rPr>
      </w:pPr>
      <w:r w:rsidRPr="00E73F7C">
        <w:rPr>
          <w:rStyle w:val="None"/>
          <w:rFonts w:ascii="Garamond" w:hAnsi="Garamond"/>
          <w:color w:val="009900"/>
          <w:sz w:val="24"/>
          <w:szCs w:val="24"/>
          <w:u w:color="FF0000"/>
        </w:rPr>
        <w:t>Do these plots agree with the ones that you got in Q</w:t>
      </w:r>
      <w:r w:rsidR="006255E7">
        <w:rPr>
          <w:rStyle w:val="None"/>
          <w:rFonts w:ascii="Garamond" w:hAnsi="Garamond"/>
          <w:color w:val="009900"/>
          <w:sz w:val="24"/>
          <w:szCs w:val="24"/>
          <w:u w:color="FF0000"/>
        </w:rPr>
        <w:t>1</w:t>
      </w:r>
      <w:r w:rsidR="005B704F">
        <w:rPr>
          <w:rStyle w:val="None"/>
          <w:rFonts w:ascii="Garamond" w:hAnsi="Garamond"/>
          <w:color w:val="009900"/>
          <w:sz w:val="24"/>
          <w:szCs w:val="24"/>
          <w:u w:color="FF0000"/>
        </w:rPr>
        <w:t>5</w:t>
      </w:r>
      <w:r w:rsidRPr="00E73F7C">
        <w:rPr>
          <w:rStyle w:val="None"/>
          <w:rFonts w:ascii="Garamond" w:hAnsi="Garamond"/>
          <w:color w:val="009900"/>
          <w:sz w:val="24"/>
          <w:szCs w:val="24"/>
          <w:u w:color="FF0000"/>
        </w:rPr>
        <w:t>?</w:t>
      </w:r>
      <w:r w:rsidR="006255E7">
        <w:rPr>
          <w:rStyle w:val="None"/>
          <w:rFonts w:ascii="Garamond" w:hAnsi="Garamond"/>
          <w:color w:val="009900"/>
          <w:sz w:val="24"/>
          <w:szCs w:val="24"/>
          <w:u w:color="FF0000"/>
        </w:rPr>
        <w:t xml:space="preserve"> Explain.</w:t>
      </w:r>
    </w:p>
    <w:p w14:paraId="5E1EE7B7" w14:textId="77777777" w:rsidR="00405E3B" w:rsidRDefault="00405E3B" w:rsidP="00EA4722">
      <w:pPr>
        <w:pStyle w:val="BodyA"/>
        <w:ind w:left="360"/>
        <w:rPr>
          <w:rStyle w:val="None"/>
          <w:rFonts w:ascii="Garamond" w:eastAsia="Garamond" w:hAnsi="Garamond" w:cs="Garamond"/>
          <w:color w:val="009900"/>
          <w:u w:color="008000"/>
        </w:rPr>
      </w:pPr>
    </w:p>
    <w:p w14:paraId="62AC47CC" w14:textId="77777777" w:rsidR="002B058A" w:rsidRDefault="002B058A" w:rsidP="00EA4722">
      <w:pPr>
        <w:rPr>
          <w:rStyle w:val="None"/>
          <w:rFonts w:ascii="Garamond" w:eastAsia="Garamond" w:hAnsi="Garamond" w:cs="Garamond"/>
          <w:color w:val="009051"/>
          <w:u w:color="009051"/>
        </w:rPr>
      </w:pPr>
      <w:r>
        <w:rPr>
          <w:rStyle w:val="None"/>
          <w:rFonts w:ascii="Garamond" w:eastAsia="Garamond" w:hAnsi="Garamond" w:cs="Garamond"/>
          <w:color w:val="009051"/>
          <w:u w:color="009051"/>
        </w:rPr>
        <w:br w:type="page"/>
      </w:r>
    </w:p>
    <w:p w14:paraId="064B41AB" w14:textId="008243B7" w:rsidR="009E7EA7" w:rsidRDefault="00161A38" w:rsidP="00EA4722">
      <w:pPr>
        <w:pStyle w:val="BodyA"/>
        <w:jc w:val="center"/>
        <w:rPr>
          <w:rStyle w:val="None"/>
          <w:rFonts w:ascii="Garamond" w:eastAsia="Garamond" w:hAnsi="Garamond" w:cs="Garamond"/>
          <w:b/>
          <w:bCs/>
          <w:color w:val="000000"/>
          <w:u w:color="000000"/>
        </w:rPr>
      </w:pPr>
      <w:r>
        <w:rPr>
          <w:rStyle w:val="None"/>
          <w:rFonts w:ascii="Garamond" w:hAnsi="Garamond"/>
          <w:b/>
          <w:bCs/>
          <w:color w:val="000000"/>
          <w:u w:color="000000"/>
        </w:rPr>
        <w:lastRenderedPageBreak/>
        <w:t xml:space="preserve">Timeline using Midway </w:t>
      </w:r>
      <w:proofErr w:type="spellStart"/>
      <w:r>
        <w:rPr>
          <w:rStyle w:val="None"/>
          <w:rFonts w:ascii="Garamond" w:hAnsi="Garamond"/>
          <w:b/>
          <w:bCs/>
          <w:color w:val="000000"/>
          <w:u w:color="000000"/>
        </w:rPr>
        <w:t>ThinLin</w:t>
      </w:r>
      <w:r w:rsidR="00D7245E">
        <w:rPr>
          <w:rStyle w:val="None"/>
          <w:rFonts w:ascii="Garamond" w:hAnsi="Garamond"/>
          <w:b/>
          <w:bCs/>
          <w:color w:val="000000"/>
          <w:u w:color="000000"/>
        </w:rPr>
        <w:t>c</w:t>
      </w:r>
      <w:proofErr w:type="spellEnd"/>
    </w:p>
    <w:p w14:paraId="1022E775" w14:textId="77777777" w:rsidR="009E7EA7" w:rsidRDefault="009E7EA7" w:rsidP="00EA4722">
      <w:pPr>
        <w:pStyle w:val="BodyA"/>
        <w:jc w:val="center"/>
        <w:rPr>
          <w:rStyle w:val="None"/>
          <w:rFonts w:ascii="Garamond" w:eastAsia="Garamond" w:hAnsi="Garamond" w:cs="Garamond"/>
          <w:b/>
          <w:bCs/>
          <w:color w:val="000000"/>
          <w:u w:color="000000"/>
        </w:rPr>
      </w:pPr>
    </w:p>
    <w:p w14:paraId="3E7CF358" w14:textId="206C68F2" w:rsidR="009E7EA7" w:rsidRDefault="00161A38" w:rsidP="00C132E8">
      <w:pPr>
        <w:pStyle w:val="BodyA"/>
        <w:rPr>
          <w:rStyle w:val="None"/>
          <w:rFonts w:ascii="Garamond" w:eastAsia="Garamond" w:hAnsi="Garamond" w:cs="Garamond"/>
          <w:color w:val="000000"/>
          <w:u w:color="000000"/>
        </w:rPr>
      </w:pPr>
      <w:r>
        <w:rPr>
          <w:rStyle w:val="None"/>
          <w:rFonts w:ascii="Garamond" w:hAnsi="Garamond"/>
          <w:color w:val="000000"/>
          <w:u w:color="000000"/>
        </w:rPr>
        <w:t xml:space="preserve">Timeline is very good at making 2-dimensional plots of a variety of different metrics for simulation analysis. Some of these metrics can be computationally expensive. You should try to run them </w:t>
      </w:r>
      <w:r w:rsidR="00CC0D29">
        <w:rPr>
          <w:rStyle w:val="None"/>
          <w:rFonts w:ascii="Garamond" w:hAnsi="Garamond"/>
          <w:color w:val="000000"/>
          <w:u w:color="000000"/>
        </w:rPr>
        <w:t>on</w:t>
      </w:r>
      <w:r>
        <w:rPr>
          <w:rStyle w:val="None"/>
          <w:rFonts w:ascii="Garamond" w:hAnsi="Garamond"/>
          <w:color w:val="000000"/>
          <w:u w:color="000000"/>
        </w:rPr>
        <w:t xml:space="preserve"> your own computer, but in case your VMD crashes while plotting the graph, you can use Midway to run the analysis. The RCC allows Midway users to log </w:t>
      </w:r>
      <w:r w:rsidR="007D4F0F">
        <w:rPr>
          <w:rStyle w:val="None"/>
          <w:rFonts w:ascii="Garamond" w:hAnsi="Garamond"/>
          <w:color w:val="000000"/>
          <w:u w:color="000000"/>
        </w:rPr>
        <w:t xml:space="preserve">in </w:t>
      </w:r>
      <w:r>
        <w:rPr>
          <w:rStyle w:val="None"/>
          <w:rFonts w:ascii="Garamond" w:hAnsi="Garamond"/>
          <w:color w:val="000000"/>
          <w:u w:color="000000"/>
        </w:rPr>
        <w:t>to a virtual machine for Midway that runs with the Scientific Linux distribution. To use that, you can access Midway via</w:t>
      </w:r>
    </w:p>
    <w:p w14:paraId="5A903DDA" w14:textId="7A02DEDC" w:rsidR="00AE16B5" w:rsidRDefault="00AE16B5" w:rsidP="00EA4722">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C7254E"/>
          <w:bdr w:val="none" w:sz="0" w:space="0" w:color="auto"/>
          <w:shd w:val="clear" w:color="auto" w:fill="F9F2F4"/>
        </w:rPr>
      </w:pPr>
      <w:r w:rsidRPr="00AE16B5">
        <w:rPr>
          <w:rFonts w:ascii="Courier New" w:eastAsia="Times New Roman" w:hAnsi="Courier New" w:cs="Courier New"/>
          <w:color w:val="C7254E"/>
          <w:bdr w:val="none" w:sz="0" w:space="0" w:color="auto"/>
          <w:shd w:val="clear" w:color="auto" w:fill="F9F2F4"/>
        </w:rPr>
        <w:t>https://midway</w:t>
      </w:r>
      <w:r w:rsidR="00D7245E">
        <w:rPr>
          <w:rFonts w:ascii="Courier New" w:eastAsia="Times New Roman" w:hAnsi="Courier New" w:cs="Courier New"/>
          <w:color w:val="C7254E"/>
          <w:bdr w:val="none" w:sz="0" w:space="0" w:color="auto"/>
          <w:shd w:val="clear" w:color="auto" w:fill="F9F2F4"/>
        </w:rPr>
        <w:t>3</w:t>
      </w:r>
      <w:r w:rsidRPr="00AE16B5">
        <w:rPr>
          <w:rFonts w:ascii="Courier New" w:eastAsia="Times New Roman" w:hAnsi="Courier New" w:cs="Courier New"/>
          <w:color w:val="C7254E"/>
          <w:bdr w:val="none" w:sz="0" w:space="0" w:color="auto"/>
          <w:shd w:val="clear" w:color="auto" w:fill="F9F2F4"/>
        </w:rPr>
        <w:t>.rcc.uchicago.edu</w:t>
      </w:r>
    </w:p>
    <w:p w14:paraId="4CBC07C9" w14:textId="6222AA01" w:rsidR="00C132E8" w:rsidRDefault="00F8290E" w:rsidP="00EA472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r>
        <w:rPr>
          <w:rFonts w:eastAsia="Times New Roman"/>
          <w:bdr w:val="none" w:sz="0" w:space="0" w:color="auto"/>
        </w:rPr>
        <w:t>or</w:t>
      </w:r>
    </w:p>
    <w:p w14:paraId="6C808420" w14:textId="1E80AF0C" w:rsidR="00F8290E" w:rsidRDefault="00F8290E" w:rsidP="00F8290E">
      <w:pPr>
        <w:pBdr>
          <w:top w:val="none" w:sz="0" w:space="0" w:color="auto"/>
          <w:left w:val="none" w:sz="0" w:space="0" w:color="auto"/>
          <w:bottom w:val="none" w:sz="0" w:space="0" w:color="auto"/>
          <w:right w:val="none" w:sz="0" w:space="0" w:color="auto"/>
          <w:between w:val="none" w:sz="0" w:space="0" w:color="auto"/>
          <w:bar w:val="none" w:sz="0" w:color="auto"/>
        </w:pBdr>
        <w:rPr>
          <w:rFonts w:ascii="Courier New" w:eastAsia="Times New Roman" w:hAnsi="Courier New" w:cs="Courier New"/>
          <w:color w:val="C7254E"/>
          <w:bdr w:val="none" w:sz="0" w:space="0" w:color="auto"/>
          <w:shd w:val="clear" w:color="auto" w:fill="F9F2F4"/>
        </w:rPr>
      </w:pPr>
      <w:r w:rsidRPr="00AE16B5">
        <w:rPr>
          <w:rFonts w:ascii="Courier New" w:eastAsia="Times New Roman" w:hAnsi="Courier New" w:cs="Courier New"/>
          <w:color w:val="C7254E"/>
          <w:bdr w:val="none" w:sz="0" w:space="0" w:color="auto"/>
          <w:shd w:val="clear" w:color="auto" w:fill="F9F2F4"/>
        </w:rPr>
        <w:t>https://midway</w:t>
      </w:r>
      <w:r>
        <w:rPr>
          <w:rFonts w:ascii="Courier New" w:eastAsia="Times New Roman" w:hAnsi="Courier New" w:cs="Courier New"/>
          <w:color w:val="C7254E"/>
          <w:bdr w:val="none" w:sz="0" w:space="0" w:color="auto"/>
          <w:shd w:val="clear" w:color="auto" w:fill="F9F2F4"/>
        </w:rPr>
        <w:t>2</w:t>
      </w:r>
      <w:r w:rsidRPr="00AE16B5">
        <w:rPr>
          <w:rFonts w:ascii="Courier New" w:eastAsia="Times New Roman" w:hAnsi="Courier New" w:cs="Courier New"/>
          <w:color w:val="C7254E"/>
          <w:bdr w:val="none" w:sz="0" w:space="0" w:color="auto"/>
          <w:shd w:val="clear" w:color="auto" w:fill="F9F2F4"/>
        </w:rPr>
        <w:t>.rcc.uchicago.edu</w:t>
      </w:r>
    </w:p>
    <w:p w14:paraId="66E0C606" w14:textId="77777777" w:rsidR="00F8290E" w:rsidRPr="00AE16B5" w:rsidRDefault="00F8290E" w:rsidP="00EA4722">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rPr>
      </w:pPr>
    </w:p>
    <w:p w14:paraId="6AA1A797" w14:textId="5B7C8CFA" w:rsidR="009E7EA7" w:rsidRDefault="00C132E8" w:rsidP="00EA4722">
      <w:pPr>
        <w:pStyle w:val="BodyA"/>
        <w:rPr>
          <w:rStyle w:val="None"/>
          <w:rFonts w:ascii="Garamond" w:eastAsia="Garamond" w:hAnsi="Garamond" w:cs="Garamond"/>
          <w:color w:val="000000"/>
          <w:u w:color="000000"/>
        </w:rPr>
      </w:pPr>
      <w:r>
        <w:rPr>
          <w:rFonts w:ascii="Garamond" w:eastAsia="Garamond" w:hAnsi="Garamond" w:cs="Garamond"/>
          <w:noProof/>
          <w:color w:val="000000"/>
          <w:u w:color="000000"/>
        </w:rPr>
        <w:drawing>
          <wp:inline distT="0" distB="0" distL="0" distR="0" wp14:anchorId="54392A09" wp14:editId="3D9C51C2">
            <wp:extent cx="6309360" cy="3397250"/>
            <wp:effectExtent l="0" t="0" r="2540" b="635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9360" cy="3397250"/>
                    </a:xfrm>
                    <a:prstGeom prst="rect">
                      <a:avLst/>
                    </a:prstGeom>
                  </pic:spPr>
                </pic:pic>
              </a:graphicData>
            </a:graphic>
          </wp:inline>
        </w:drawing>
      </w:r>
    </w:p>
    <w:p w14:paraId="74C2C8C3" w14:textId="77777777" w:rsidR="00C132E8" w:rsidRDefault="00C132E8" w:rsidP="00EA4722">
      <w:pPr>
        <w:pStyle w:val="BodyA"/>
        <w:rPr>
          <w:rStyle w:val="None"/>
          <w:rFonts w:ascii="Garamond" w:hAnsi="Garamond"/>
          <w:color w:val="000000"/>
          <w:u w:color="000000"/>
        </w:rPr>
      </w:pPr>
    </w:p>
    <w:p w14:paraId="56A72C10" w14:textId="4B39C3B5" w:rsidR="009E7EA7" w:rsidRDefault="00161A38" w:rsidP="00EA4722">
      <w:pPr>
        <w:pStyle w:val="BodyA"/>
        <w:rPr>
          <w:rStyle w:val="None"/>
          <w:rFonts w:ascii="Garamond" w:eastAsia="Garamond" w:hAnsi="Garamond" w:cs="Garamond"/>
          <w:color w:val="000000"/>
          <w:u w:color="000000"/>
        </w:rPr>
      </w:pPr>
      <w:r>
        <w:rPr>
          <w:rStyle w:val="None"/>
          <w:rFonts w:ascii="Garamond" w:hAnsi="Garamond"/>
          <w:color w:val="000000"/>
          <w:u w:color="000000"/>
        </w:rPr>
        <w:t xml:space="preserve">There you can </w:t>
      </w:r>
      <w:r w:rsidR="00B36BCF">
        <w:rPr>
          <w:rStyle w:val="None"/>
          <w:rFonts w:ascii="Garamond" w:hAnsi="Garamond"/>
          <w:color w:val="000000"/>
          <w:u w:color="000000"/>
        </w:rPr>
        <w:t>log in</w:t>
      </w:r>
      <w:r>
        <w:rPr>
          <w:rStyle w:val="None"/>
          <w:rFonts w:ascii="Garamond" w:hAnsi="Garamond"/>
          <w:color w:val="000000"/>
          <w:u w:color="000000"/>
        </w:rPr>
        <w:t xml:space="preserve"> with your Midway account (just as you do to </w:t>
      </w:r>
      <w:r w:rsidR="00B36BCF">
        <w:rPr>
          <w:rStyle w:val="None"/>
          <w:rFonts w:ascii="Garamond" w:hAnsi="Garamond"/>
          <w:color w:val="000000"/>
          <w:u w:color="000000"/>
        </w:rPr>
        <w:t>log in</w:t>
      </w:r>
      <w:r>
        <w:rPr>
          <w:rStyle w:val="None"/>
          <w:rFonts w:ascii="Garamond" w:hAnsi="Garamond"/>
          <w:color w:val="000000"/>
          <w:u w:color="000000"/>
        </w:rPr>
        <w:t xml:space="preserve"> to </w:t>
      </w:r>
      <w:proofErr w:type="spellStart"/>
      <w:proofErr w:type="gramStart"/>
      <w:r>
        <w:rPr>
          <w:rStyle w:val="None"/>
          <w:rFonts w:ascii="Garamond" w:hAnsi="Garamond"/>
          <w:color w:val="000000"/>
          <w:u w:color="000000"/>
        </w:rPr>
        <w:t>my.uchicago</w:t>
      </w:r>
      <w:proofErr w:type="spellEnd"/>
      <w:proofErr w:type="gramEnd"/>
      <w:r>
        <w:rPr>
          <w:rStyle w:val="None"/>
          <w:rFonts w:ascii="Garamond" w:hAnsi="Garamond"/>
          <w:color w:val="000000"/>
          <w:u w:color="000000"/>
        </w:rPr>
        <w:t>). After login</w:t>
      </w:r>
      <w:r w:rsidR="00B36BCF">
        <w:rPr>
          <w:rStyle w:val="None"/>
          <w:rFonts w:ascii="Garamond" w:hAnsi="Garamond"/>
          <w:color w:val="000000"/>
          <w:u w:color="000000"/>
        </w:rPr>
        <w:t>,</w:t>
      </w:r>
      <w:r>
        <w:rPr>
          <w:rStyle w:val="None"/>
          <w:rFonts w:ascii="Garamond" w:hAnsi="Garamond"/>
          <w:color w:val="000000"/>
          <w:u w:color="000000"/>
        </w:rPr>
        <w:t xml:space="preserve"> you will see a window similar to </w:t>
      </w:r>
      <w:r w:rsidR="00B36BCF">
        <w:rPr>
          <w:rStyle w:val="None"/>
          <w:rFonts w:ascii="Garamond" w:hAnsi="Garamond"/>
          <w:color w:val="000000"/>
          <w:u w:color="000000"/>
        </w:rPr>
        <w:t xml:space="preserve">the </w:t>
      </w:r>
      <w:r>
        <w:rPr>
          <w:rStyle w:val="None"/>
          <w:rFonts w:ascii="Garamond" w:hAnsi="Garamond"/>
          <w:color w:val="000000"/>
          <w:u w:color="000000"/>
        </w:rPr>
        <w:t>one on the right opens on your desktop:</w:t>
      </w:r>
    </w:p>
    <w:p w14:paraId="66524457" w14:textId="77777777" w:rsidR="009E7EA7" w:rsidRDefault="009E7EA7" w:rsidP="00EA4722">
      <w:pPr>
        <w:pStyle w:val="BodyA"/>
        <w:rPr>
          <w:rStyle w:val="None"/>
          <w:rFonts w:ascii="Garamond" w:eastAsia="Garamond" w:hAnsi="Garamond" w:cs="Garamond"/>
          <w:color w:val="008000"/>
          <w:u w:color="008000"/>
        </w:rPr>
      </w:pPr>
    </w:p>
    <w:p w14:paraId="1EF0A950" w14:textId="3F87624F" w:rsidR="009E7EA7" w:rsidRPr="00C132E8" w:rsidRDefault="00161A38" w:rsidP="00C132E8">
      <w:pPr>
        <w:pStyle w:val="BodyA"/>
        <w:rPr>
          <w:rStyle w:val="None"/>
          <w:rFonts w:ascii="Garamond" w:eastAsia="Garamond" w:hAnsi="Garamond" w:cs="Garamond"/>
          <w:color w:val="000000"/>
          <w:u w:color="000000"/>
        </w:rPr>
      </w:pPr>
      <w:r>
        <w:rPr>
          <w:rStyle w:val="None"/>
          <w:rFonts w:ascii="Garamond" w:hAnsi="Garamond"/>
          <w:color w:val="000000"/>
          <w:u w:color="000000"/>
        </w:rPr>
        <w:t>In the bottom left corner, you can open the terminal (either by clicking the icon with a terminal screen or going to Applications &gt;</w:t>
      </w:r>
      <w:r w:rsidR="00D7245E">
        <w:rPr>
          <w:rStyle w:val="None"/>
          <w:rFonts w:ascii="Garamond" w:hAnsi="Garamond"/>
          <w:color w:val="000000"/>
          <w:u w:color="000000"/>
        </w:rPr>
        <w:t xml:space="preserve"> </w:t>
      </w:r>
      <w:r>
        <w:rPr>
          <w:rStyle w:val="None"/>
          <w:rFonts w:ascii="Garamond" w:hAnsi="Garamond"/>
          <w:color w:val="000000"/>
          <w:u w:color="000000"/>
        </w:rPr>
        <w:t xml:space="preserve">Terminal), which has the </w:t>
      </w:r>
      <w:r w:rsidR="00727323">
        <w:rPr>
          <w:rStyle w:val="None"/>
          <w:rFonts w:ascii="Garamond" w:hAnsi="Garamond"/>
          <w:color w:val="000000"/>
          <w:u w:color="000000"/>
        </w:rPr>
        <w:t>exact</w:t>
      </w:r>
      <w:r>
        <w:rPr>
          <w:rStyle w:val="None"/>
          <w:rFonts w:ascii="Garamond" w:hAnsi="Garamond"/>
          <w:color w:val="000000"/>
          <w:u w:color="000000"/>
        </w:rPr>
        <w:t xml:space="preserve"> same directory hierarchy you use when you </w:t>
      </w:r>
      <w:r>
        <w:rPr>
          <w:rStyle w:val="None"/>
          <w:rFonts w:ascii="Garamond" w:hAnsi="Garamond"/>
          <w:i/>
          <w:iCs/>
          <w:color w:val="000000"/>
          <w:u w:color="000000"/>
        </w:rPr>
        <w:t>ssh</w:t>
      </w:r>
      <w:r>
        <w:rPr>
          <w:rStyle w:val="None"/>
          <w:rFonts w:ascii="Garamond" w:hAnsi="Garamond"/>
          <w:color w:val="000000"/>
          <w:u w:color="000000"/>
        </w:rPr>
        <w:t xml:space="preserve"> to midway.</w:t>
      </w:r>
    </w:p>
    <w:p w14:paraId="30BBA9B7" w14:textId="24CDDBF1" w:rsidR="009E7EA7" w:rsidRDefault="00161A38" w:rsidP="00C132E8">
      <w:pPr>
        <w:pStyle w:val="BodyA"/>
        <w:rPr>
          <w:rStyle w:val="None"/>
          <w:rFonts w:ascii="Garamond" w:eastAsia="Garamond" w:hAnsi="Garamond" w:cs="Garamond"/>
          <w:color w:val="000000"/>
          <w:u w:color="000000"/>
        </w:rPr>
      </w:pPr>
      <w:r>
        <w:rPr>
          <w:rStyle w:val="None"/>
          <w:rFonts w:ascii="Garamond" w:hAnsi="Garamond"/>
          <w:color w:val="000000"/>
          <w:u w:color="000000"/>
        </w:rPr>
        <w:t>In the terminal, you can access the VMD GUI by using the following commands:</w:t>
      </w:r>
    </w:p>
    <w:p w14:paraId="2A6A8DA6" w14:textId="0B9EE0B7" w:rsidR="009E7EA7" w:rsidRPr="00E947F2" w:rsidRDefault="00161A38" w:rsidP="00EA4722">
      <w:pPr>
        <w:pStyle w:val="BodyA"/>
        <w:rPr>
          <w:rStyle w:val="None"/>
          <w:rFonts w:ascii="Courier New" w:eastAsia="Garamond" w:hAnsi="Courier New" w:cs="Courier New"/>
          <w:sz w:val="18"/>
          <w:szCs w:val="18"/>
        </w:rPr>
      </w:pPr>
      <w:r w:rsidRPr="00E947F2">
        <w:rPr>
          <w:rStyle w:val="None"/>
          <w:rFonts w:ascii="Courier New" w:hAnsi="Courier New" w:cs="Courier New"/>
          <w:color w:val="000000"/>
          <w:sz w:val="18"/>
          <w:szCs w:val="18"/>
          <w:u w:color="000000"/>
        </w:rPr>
        <w:t xml:space="preserve">module load </w:t>
      </w:r>
      <w:proofErr w:type="spellStart"/>
      <w:r w:rsidRPr="00E947F2">
        <w:rPr>
          <w:rStyle w:val="None"/>
          <w:rFonts w:ascii="Courier New" w:hAnsi="Courier New" w:cs="Courier New"/>
          <w:color w:val="000000"/>
          <w:sz w:val="18"/>
          <w:szCs w:val="18"/>
          <w:u w:color="000000"/>
        </w:rPr>
        <w:t>vmd</w:t>
      </w:r>
      <w:proofErr w:type="spellEnd"/>
      <w:r w:rsidR="00F8290E">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t>#This loads the vmd module to your session</w:t>
      </w:r>
    </w:p>
    <w:p w14:paraId="54C8EDAC" w14:textId="77777777" w:rsidR="009E7EA7" w:rsidRPr="00E947F2" w:rsidRDefault="00161A38" w:rsidP="00EA4722">
      <w:pPr>
        <w:pStyle w:val="BodyA"/>
        <w:rPr>
          <w:rStyle w:val="None"/>
          <w:rFonts w:ascii="Courier New" w:eastAsia="Garamond" w:hAnsi="Courier New" w:cs="Courier New"/>
          <w:color w:val="000000"/>
          <w:sz w:val="18"/>
          <w:szCs w:val="18"/>
          <w:u w:color="000000"/>
        </w:rPr>
      </w:pPr>
      <w:r w:rsidRPr="00E947F2">
        <w:rPr>
          <w:rStyle w:val="None"/>
          <w:rFonts w:ascii="Courier New" w:hAnsi="Courier New" w:cs="Courier New"/>
          <w:color w:val="000000"/>
          <w:sz w:val="18"/>
          <w:szCs w:val="18"/>
          <w:u w:color="000000"/>
        </w:rPr>
        <w:t>vmd</w:t>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t>#This starts vmd</w:t>
      </w:r>
    </w:p>
    <w:p w14:paraId="3B52CD8E" w14:textId="77777777" w:rsidR="009E7EA7" w:rsidRDefault="009E7EA7" w:rsidP="00EA4722">
      <w:pPr>
        <w:pStyle w:val="BodyA"/>
        <w:rPr>
          <w:rStyle w:val="None"/>
          <w:rFonts w:ascii="Garamond" w:eastAsia="Garamond" w:hAnsi="Garamond" w:cs="Garamond"/>
          <w:color w:val="000000"/>
          <w:u w:color="000000"/>
        </w:rPr>
      </w:pPr>
    </w:p>
    <w:p w14:paraId="2ECB0486" w14:textId="13B7B1D2" w:rsidR="009E7EA7" w:rsidRDefault="00161A38" w:rsidP="00C132E8">
      <w:pPr>
        <w:pStyle w:val="BodyA"/>
        <w:rPr>
          <w:rStyle w:val="None"/>
          <w:rFonts w:ascii="Garamond" w:eastAsia="Garamond" w:hAnsi="Garamond" w:cs="Garamond"/>
          <w:color w:val="000000"/>
          <w:u w:color="000000"/>
        </w:rPr>
      </w:pPr>
      <w:r>
        <w:rPr>
          <w:rStyle w:val="None"/>
          <w:rFonts w:ascii="Garamond" w:hAnsi="Garamond"/>
          <w:color w:val="000000"/>
          <w:u w:color="000000"/>
        </w:rPr>
        <w:t>On the flip</w:t>
      </w:r>
      <w:r w:rsidR="00B90172">
        <w:rPr>
          <w:rStyle w:val="None"/>
          <w:rFonts w:ascii="Garamond" w:hAnsi="Garamond"/>
          <w:color w:val="000000"/>
          <w:u w:color="000000"/>
        </w:rPr>
        <w:t xml:space="preserve"> </w:t>
      </w:r>
      <w:r>
        <w:rPr>
          <w:rStyle w:val="None"/>
          <w:rFonts w:ascii="Garamond" w:hAnsi="Garamond"/>
          <w:color w:val="000000"/>
          <w:u w:color="000000"/>
        </w:rPr>
        <w:t>side, if you ever want to use the Tk console directly on Midway (without the GUI), say, when you ssh to Midway, you can use the following commands:</w:t>
      </w:r>
    </w:p>
    <w:p w14:paraId="3D79490B" w14:textId="47D34F09" w:rsidR="009E7EA7" w:rsidRPr="00E947F2" w:rsidRDefault="00161A38" w:rsidP="00EA4722">
      <w:pPr>
        <w:pStyle w:val="BodyA"/>
        <w:rPr>
          <w:rStyle w:val="None"/>
          <w:rFonts w:ascii="Courier New" w:eastAsia="Garamond" w:hAnsi="Courier New" w:cs="Courier New"/>
          <w:color w:val="000000"/>
          <w:sz w:val="18"/>
          <w:szCs w:val="18"/>
          <w:u w:color="000000"/>
        </w:rPr>
      </w:pPr>
      <w:r w:rsidRPr="00E947F2">
        <w:rPr>
          <w:rStyle w:val="None"/>
          <w:rFonts w:ascii="Courier New" w:hAnsi="Courier New" w:cs="Courier New"/>
          <w:color w:val="000000"/>
          <w:sz w:val="18"/>
          <w:szCs w:val="18"/>
          <w:u w:color="000000"/>
        </w:rPr>
        <w:t xml:space="preserve">module load </w:t>
      </w:r>
      <w:proofErr w:type="spellStart"/>
      <w:r w:rsidRPr="00E947F2">
        <w:rPr>
          <w:rStyle w:val="None"/>
          <w:rFonts w:ascii="Courier New" w:hAnsi="Courier New" w:cs="Courier New"/>
          <w:color w:val="000000"/>
          <w:sz w:val="18"/>
          <w:szCs w:val="18"/>
          <w:u w:color="000000"/>
        </w:rPr>
        <w:t>vmd</w:t>
      </w:r>
      <w:proofErr w:type="spellEnd"/>
      <w:r w:rsidRPr="00E947F2">
        <w:rPr>
          <w:rStyle w:val="None"/>
          <w:rFonts w:ascii="Courier New" w:hAnsi="Courier New" w:cs="Courier New"/>
          <w:color w:val="000000"/>
          <w:sz w:val="18"/>
          <w:szCs w:val="18"/>
          <w:u w:color="000000"/>
        </w:rPr>
        <w:tab/>
        <w:t>#Same as before</w:t>
      </w:r>
    </w:p>
    <w:p w14:paraId="70F405F5" w14:textId="6038C6AA" w:rsidR="009E7EA7" w:rsidRPr="00E947F2" w:rsidRDefault="00161A38" w:rsidP="00EA4722">
      <w:pPr>
        <w:pStyle w:val="BodyA"/>
        <w:rPr>
          <w:rStyle w:val="None"/>
          <w:rFonts w:ascii="Courier New" w:eastAsia="Garamond" w:hAnsi="Courier New" w:cs="Courier New"/>
          <w:color w:val="000000"/>
          <w:sz w:val="18"/>
          <w:szCs w:val="18"/>
          <w:u w:color="000000"/>
        </w:rPr>
      </w:pPr>
      <w:proofErr w:type="spellStart"/>
      <w:r w:rsidRPr="00E947F2">
        <w:rPr>
          <w:rStyle w:val="None"/>
          <w:rFonts w:ascii="Courier New" w:hAnsi="Courier New" w:cs="Courier New"/>
          <w:color w:val="000000"/>
          <w:sz w:val="18"/>
          <w:szCs w:val="18"/>
          <w:u w:color="000000"/>
        </w:rPr>
        <w:t>vmd</w:t>
      </w:r>
      <w:proofErr w:type="spellEnd"/>
      <w:r w:rsidRPr="00E947F2">
        <w:rPr>
          <w:rStyle w:val="None"/>
          <w:rFonts w:ascii="Courier New" w:hAnsi="Courier New" w:cs="Courier New"/>
          <w:color w:val="000000"/>
          <w:sz w:val="18"/>
          <w:szCs w:val="18"/>
          <w:u w:color="000000"/>
        </w:rPr>
        <w:t xml:space="preserve"> -</w:t>
      </w:r>
      <w:proofErr w:type="spellStart"/>
      <w:r w:rsidRPr="00E947F2">
        <w:rPr>
          <w:rStyle w:val="None"/>
          <w:rFonts w:ascii="Courier New" w:hAnsi="Courier New" w:cs="Courier New"/>
          <w:color w:val="000000"/>
          <w:sz w:val="18"/>
          <w:szCs w:val="18"/>
          <w:u w:color="000000"/>
        </w:rPr>
        <w:t>dispdev</w:t>
      </w:r>
      <w:proofErr w:type="spellEnd"/>
      <w:r w:rsidRPr="00E947F2">
        <w:rPr>
          <w:rStyle w:val="None"/>
          <w:rFonts w:ascii="Courier New" w:hAnsi="Courier New" w:cs="Courier New"/>
          <w:color w:val="000000"/>
          <w:sz w:val="18"/>
          <w:szCs w:val="18"/>
          <w:u w:color="000000"/>
        </w:rPr>
        <w:t xml:space="preserve"> none</w:t>
      </w:r>
      <w:r w:rsidRPr="00E947F2">
        <w:rPr>
          <w:rStyle w:val="None"/>
          <w:rFonts w:ascii="Courier New" w:hAnsi="Courier New" w:cs="Courier New"/>
          <w:color w:val="000000"/>
          <w:sz w:val="18"/>
          <w:szCs w:val="18"/>
          <w:u w:color="000000"/>
        </w:rPr>
        <w:tab/>
        <w:t>#Dispdev stands for display device; you are telling VMD to open</w:t>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r>
      <w:r w:rsidRPr="00E947F2">
        <w:rPr>
          <w:rStyle w:val="None"/>
          <w:rFonts w:ascii="Courier New" w:hAnsi="Courier New" w:cs="Courier New"/>
          <w:color w:val="000000"/>
          <w:sz w:val="18"/>
          <w:szCs w:val="18"/>
          <w:u w:color="000000"/>
        </w:rPr>
        <w:tab/>
        <w:t xml:space="preserve"># </w:t>
      </w:r>
      <w:r w:rsidRPr="00E947F2">
        <w:rPr>
          <w:rStyle w:val="Hyperlink3"/>
          <w:rFonts w:ascii="Courier New" w:hAnsi="Courier New" w:cs="Courier New"/>
          <w:sz w:val="18"/>
          <w:szCs w:val="18"/>
        </w:rPr>
        <w:t>without</w:t>
      </w:r>
      <w:r w:rsidRPr="00E947F2">
        <w:rPr>
          <w:rStyle w:val="None"/>
          <w:rFonts w:ascii="Courier New" w:hAnsi="Courier New" w:cs="Courier New"/>
          <w:color w:val="000000"/>
          <w:sz w:val="18"/>
          <w:szCs w:val="18"/>
          <w:u w:color="000000"/>
        </w:rPr>
        <w:t xml:space="preserve"> a display </w:t>
      </w:r>
      <w:proofErr w:type="gramStart"/>
      <w:r w:rsidRPr="00E947F2">
        <w:rPr>
          <w:rStyle w:val="None"/>
          <w:rFonts w:ascii="Courier New" w:hAnsi="Courier New" w:cs="Courier New"/>
          <w:color w:val="000000"/>
          <w:sz w:val="18"/>
          <w:szCs w:val="18"/>
          <w:u w:color="000000"/>
        </w:rPr>
        <w:t>device</w:t>
      </w:r>
      <w:proofErr w:type="gramEnd"/>
    </w:p>
    <w:p w14:paraId="5C957579" w14:textId="77777777" w:rsidR="009E7EA7" w:rsidRDefault="009E7EA7" w:rsidP="00EA4722">
      <w:pPr>
        <w:pStyle w:val="BodyA"/>
        <w:rPr>
          <w:rStyle w:val="None"/>
          <w:rFonts w:ascii="Garamond" w:eastAsia="Garamond" w:hAnsi="Garamond" w:cs="Garamond"/>
          <w:color w:val="000000"/>
          <w:u w:color="000000"/>
        </w:rPr>
      </w:pPr>
    </w:p>
    <w:p w14:paraId="3E4631A7" w14:textId="42FA4C6B" w:rsidR="003500D8" w:rsidRPr="00C132E8" w:rsidRDefault="00161A38" w:rsidP="00C132E8">
      <w:pPr>
        <w:pStyle w:val="BodyA"/>
        <w:rPr>
          <w:rFonts w:ascii="Garamond" w:eastAsia="Garamond" w:hAnsi="Garamond" w:cs="Garamond"/>
          <w:color w:val="0432FF"/>
          <w:u w:color="660066"/>
        </w:rPr>
      </w:pPr>
      <w:r>
        <w:rPr>
          <w:rStyle w:val="None"/>
          <w:rFonts w:ascii="Garamond" w:hAnsi="Garamond"/>
          <w:color w:val="000000"/>
          <w:u w:color="000000"/>
        </w:rPr>
        <w:t>This way</w:t>
      </w:r>
      <w:r w:rsidR="00B36BCF">
        <w:rPr>
          <w:rStyle w:val="None"/>
          <w:rFonts w:ascii="Garamond" w:hAnsi="Garamond"/>
          <w:color w:val="000000"/>
          <w:u w:color="000000"/>
        </w:rPr>
        <w:t>,</w:t>
      </w:r>
      <w:r>
        <w:rPr>
          <w:rStyle w:val="None"/>
          <w:rFonts w:ascii="Garamond" w:hAnsi="Garamond"/>
          <w:color w:val="000000"/>
          <w:u w:color="000000"/>
        </w:rPr>
        <w:t xml:space="preserve"> you can load your protein without any graphics representation and run analysis scripts directly on Midway. This would greatly expedite the analysis!</w:t>
      </w:r>
    </w:p>
    <w:sectPr w:rsidR="003500D8" w:rsidRPr="00C132E8" w:rsidSect="008810B6">
      <w:headerReference w:type="default" r:id="rId23"/>
      <w:footerReference w:type="default" r:id="rId24"/>
      <w:pgSz w:w="12240" w:h="15840"/>
      <w:pgMar w:top="1152" w:right="1152" w:bottom="1152" w:left="1152"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FE796" w14:textId="77777777" w:rsidR="00E90848" w:rsidRDefault="00E90848">
      <w:r>
        <w:separator/>
      </w:r>
    </w:p>
  </w:endnote>
  <w:endnote w:type="continuationSeparator" w:id="0">
    <w:p w14:paraId="19A83B96" w14:textId="77777777" w:rsidR="00E90848" w:rsidRDefault="00E9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Garamond">
    <w:altName w:val="Garamond"/>
    <w:panose1 w:val="02020404030301010803"/>
    <w:charset w:val="00"/>
    <w:family w:val="roman"/>
    <w:pitch w:val="variable"/>
    <w:sig w:usb0="00000287" w:usb1="00000002" w:usb2="00000000" w:usb3="00000000" w:csb0="000000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59B37" w14:textId="77777777" w:rsidR="009E7EA7" w:rsidRDefault="00161A38">
    <w:pPr>
      <w:pStyle w:val="Footer"/>
      <w:jc w:val="right"/>
    </w:pPr>
    <w:r>
      <w:fldChar w:fldCharType="begin"/>
    </w:r>
    <w:r>
      <w:instrText xml:space="preserve"> PAGE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3FB8B" w14:textId="77777777" w:rsidR="00E90848" w:rsidRDefault="00E90848">
      <w:r>
        <w:separator/>
      </w:r>
    </w:p>
  </w:footnote>
  <w:footnote w:type="continuationSeparator" w:id="0">
    <w:p w14:paraId="7499D5A3" w14:textId="77777777" w:rsidR="00E90848" w:rsidRDefault="00E90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9A0B6" w14:textId="77777777" w:rsidR="009E7EA7" w:rsidRDefault="009E7EA7">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6497"/>
    <w:multiLevelType w:val="hybridMultilevel"/>
    <w:tmpl w:val="5CE889EE"/>
    <w:numStyleLink w:val="ImportedStyle1"/>
  </w:abstractNum>
  <w:abstractNum w:abstractNumId="1" w15:restartNumberingAfterBreak="0">
    <w:nsid w:val="07A73E9E"/>
    <w:multiLevelType w:val="hybridMultilevel"/>
    <w:tmpl w:val="5CE889EE"/>
    <w:numStyleLink w:val="ImportedStyle1"/>
  </w:abstractNum>
  <w:abstractNum w:abstractNumId="2" w15:restartNumberingAfterBreak="0">
    <w:nsid w:val="08C80AAC"/>
    <w:multiLevelType w:val="hybridMultilevel"/>
    <w:tmpl w:val="4DE4754A"/>
    <w:lvl w:ilvl="0" w:tplc="FBFEE9C4">
      <w:start w:val="1"/>
      <w:numFmt w:val="bullet"/>
      <w:lvlText w:val="•"/>
      <w:lvlJc w:val="left"/>
      <w:pPr>
        <w:tabs>
          <w:tab w:val="num" w:pos="720"/>
        </w:tabs>
        <w:ind w:left="720" w:hanging="360"/>
      </w:pPr>
      <w:rPr>
        <w:rFonts w:ascii="Arial" w:hAnsi="Arial" w:hint="default"/>
      </w:rPr>
    </w:lvl>
    <w:lvl w:ilvl="1" w:tplc="8F506EE0" w:tentative="1">
      <w:start w:val="1"/>
      <w:numFmt w:val="bullet"/>
      <w:lvlText w:val="•"/>
      <w:lvlJc w:val="left"/>
      <w:pPr>
        <w:tabs>
          <w:tab w:val="num" w:pos="1440"/>
        </w:tabs>
        <w:ind w:left="1440" w:hanging="360"/>
      </w:pPr>
      <w:rPr>
        <w:rFonts w:ascii="Arial" w:hAnsi="Arial" w:hint="default"/>
      </w:rPr>
    </w:lvl>
    <w:lvl w:ilvl="2" w:tplc="2A987E34" w:tentative="1">
      <w:start w:val="1"/>
      <w:numFmt w:val="bullet"/>
      <w:lvlText w:val="•"/>
      <w:lvlJc w:val="left"/>
      <w:pPr>
        <w:tabs>
          <w:tab w:val="num" w:pos="2160"/>
        </w:tabs>
        <w:ind w:left="2160" w:hanging="360"/>
      </w:pPr>
      <w:rPr>
        <w:rFonts w:ascii="Arial" w:hAnsi="Arial" w:hint="default"/>
      </w:rPr>
    </w:lvl>
    <w:lvl w:ilvl="3" w:tplc="2E4C9CA0" w:tentative="1">
      <w:start w:val="1"/>
      <w:numFmt w:val="bullet"/>
      <w:lvlText w:val="•"/>
      <w:lvlJc w:val="left"/>
      <w:pPr>
        <w:tabs>
          <w:tab w:val="num" w:pos="2880"/>
        </w:tabs>
        <w:ind w:left="2880" w:hanging="360"/>
      </w:pPr>
      <w:rPr>
        <w:rFonts w:ascii="Arial" w:hAnsi="Arial" w:hint="default"/>
      </w:rPr>
    </w:lvl>
    <w:lvl w:ilvl="4" w:tplc="22EC1BC2" w:tentative="1">
      <w:start w:val="1"/>
      <w:numFmt w:val="bullet"/>
      <w:lvlText w:val="•"/>
      <w:lvlJc w:val="left"/>
      <w:pPr>
        <w:tabs>
          <w:tab w:val="num" w:pos="3600"/>
        </w:tabs>
        <w:ind w:left="3600" w:hanging="360"/>
      </w:pPr>
      <w:rPr>
        <w:rFonts w:ascii="Arial" w:hAnsi="Arial" w:hint="default"/>
      </w:rPr>
    </w:lvl>
    <w:lvl w:ilvl="5" w:tplc="4B3816DE" w:tentative="1">
      <w:start w:val="1"/>
      <w:numFmt w:val="bullet"/>
      <w:lvlText w:val="•"/>
      <w:lvlJc w:val="left"/>
      <w:pPr>
        <w:tabs>
          <w:tab w:val="num" w:pos="4320"/>
        </w:tabs>
        <w:ind w:left="4320" w:hanging="360"/>
      </w:pPr>
      <w:rPr>
        <w:rFonts w:ascii="Arial" w:hAnsi="Arial" w:hint="default"/>
      </w:rPr>
    </w:lvl>
    <w:lvl w:ilvl="6" w:tplc="B45CAFFA" w:tentative="1">
      <w:start w:val="1"/>
      <w:numFmt w:val="bullet"/>
      <w:lvlText w:val="•"/>
      <w:lvlJc w:val="left"/>
      <w:pPr>
        <w:tabs>
          <w:tab w:val="num" w:pos="5040"/>
        </w:tabs>
        <w:ind w:left="5040" w:hanging="360"/>
      </w:pPr>
      <w:rPr>
        <w:rFonts w:ascii="Arial" w:hAnsi="Arial" w:hint="default"/>
      </w:rPr>
    </w:lvl>
    <w:lvl w:ilvl="7" w:tplc="C0505D5E" w:tentative="1">
      <w:start w:val="1"/>
      <w:numFmt w:val="bullet"/>
      <w:lvlText w:val="•"/>
      <w:lvlJc w:val="left"/>
      <w:pPr>
        <w:tabs>
          <w:tab w:val="num" w:pos="5760"/>
        </w:tabs>
        <w:ind w:left="5760" w:hanging="360"/>
      </w:pPr>
      <w:rPr>
        <w:rFonts w:ascii="Arial" w:hAnsi="Arial" w:hint="default"/>
      </w:rPr>
    </w:lvl>
    <w:lvl w:ilvl="8" w:tplc="690085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AF21A7"/>
    <w:multiLevelType w:val="hybridMultilevel"/>
    <w:tmpl w:val="5978AE92"/>
    <w:lvl w:ilvl="0" w:tplc="99C48336">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1A06D1"/>
    <w:multiLevelType w:val="hybridMultilevel"/>
    <w:tmpl w:val="01B03FC8"/>
    <w:lvl w:ilvl="0" w:tplc="55840FE4">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97709"/>
    <w:multiLevelType w:val="hybridMultilevel"/>
    <w:tmpl w:val="4E44119E"/>
    <w:lvl w:ilvl="0" w:tplc="3A4CC038">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96452"/>
    <w:multiLevelType w:val="hybridMultilevel"/>
    <w:tmpl w:val="92EAAE60"/>
    <w:lvl w:ilvl="0" w:tplc="06CC03A4">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266663"/>
    <w:multiLevelType w:val="hybridMultilevel"/>
    <w:tmpl w:val="01B00DC6"/>
    <w:lvl w:ilvl="0" w:tplc="7940F776">
      <w:start w:val="1"/>
      <w:numFmt w:val="upperLetter"/>
      <w:lvlText w:val="%1."/>
      <w:lvlJc w:val="left"/>
      <w:pPr>
        <w:ind w:left="720" w:hanging="360"/>
      </w:pPr>
      <w:rPr>
        <w:rFonts w:eastAsia="Cambria" w:cs="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ED0533"/>
    <w:multiLevelType w:val="hybridMultilevel"/>
    <w:tmpl w:val="C9CE8BD0"/>
    <w:lvl w:ilvl="0" w:tplc="FFFFFFFF">
      <w:start w:val="1"/>
      <w:numFmt w:val="upperLetter"/>
      <w:lvlText w:val="%1."/>
      <w:lvlJc w:val="left"/>
      <w:pPr>
        <w:ind w:left="720" w:hanging="360"/>
      </w:pPr>
      <w:rPr>
        <w:rFonts w:eastAsia="Cambria" w:cs="Cambria"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A091CED"/>
    <w:multiLevelType w:val="hybridMultilevel"/>
    <w:tmpl w:val="7D92EBCE"/>
    <w:lvl w:ilvl="0" w:tplc="E4541EAA">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F0DDF"/>
    <w:multiLevelType w:val="hybridMultilevel"/>
    <w:tmpl w:val="A3D46B6E"/>
    <w:lvl w:ilvl="0" w:tplc="CE0E9F18">
      <w:start w:val="1"/>
      <w:numFmt w:val="bullet"/>
      <w:lvlText w:val="•"/>
      <w:lvlJc w:val="left"/>
      <w:pPr>
        <w:tabs>
          <w:tab w:val="num" w:pos="720"/>
        </w:tabs>
        <w:ind w:left="720" w:hanging="360"/>
      </w:pPr>
      <w:rPr>
        <w:rFonts w:ascii="Arial" w:hAnsi="Arial" w:hint="default"/>
      </w:rPr>
    </w:lvl>
    <w:lvl w:ilvl="1" w:tplc="D6DC68FA" w:tentative="1">
      <w:start w:val="1"/>
      <w:numFmt w:val="bullet"/>
      <w:lvlText w:val="•"/>
      <w:lvlJc w:val="left"/>
      <w:pPr>
        <w:tabs>
          <w:tab w:val="num" w:pos="1440"/>
        </w:tabs>
        <w:ind w:left="1440" w:hanging="360"/>
      </w:pPr>
      <w:rPr>
        <w:rFonts w:ascii="Arial" w:hAnsi="Arial" w:hint="default"/>
      </w:rPr>
    </w:lvl>
    <w:lvl w:ilvl="2" w:tplc="B2C6F7A0" w:tentative="1">
      <w:start w:val="1"/>
      <w:numFmt w:val="bullet"/>
      <w:lvlText w:val="•"/>
      <w:lvlJc w:val="left"/>
      <w:pPr>
        <w:tabs>
          <w:tab w:val="num" w:pos="2160"/>
        </w:tabs>
        <w:ind w:left="2160" w:hanging="360"/>
      </w:pPr>
      <w:rPr>
        <w:rFonts w:ascii="Arial" w:hAnsi="Arial" w:hint="default"/>
      </w:rPr>
    </w:lvl>
    <w:lvl w:ilvl="3" w:tplc="7084010E" w:tentative="1">
      <w:start w:val="1"/>
      <w:numFmt w:val="bullet"/>
      <w:lvlText w:val="•"/>
      <w:lvlJc w:val="left"/>
      <w:pPr>
        <w:tabs>
          <w:tab w:val="num" w:pos="2880"/>
        </w:tabs>
        <w:ind w:left="2880" w:hanging="360"/>
      </w:pPr>
      <w:rPr>
        <w:rFonts w:ascii="Arial" w:hAnsi="Arial" w:hint="default"/>
      </w:rPr>
    </w:lvl>
    <w:lvl w:ilvl="4" w:tplc="D59A07A4" w:tentative="1">
      <w:start w:val="1"/>
      <w:numFmt w:val="bullet"/>
      <w:lvlText w:val="•"/>
      <w:lvlJc w:val="left"/>
      <w:pPr>
        <w:tabs>
          <w:tab w:val="num" w:pos="3600"/>
        </w:tabs>
        <w:ind w:left="3600" w:hanging="360"/>
      </w:pPr>
      <w:rPr>
        <w:rFonts w:ascii="Arial" w:hAnsi="Arial" w:hint="default"/>
      </w:rPr>
    </w:lvl>
    <w:lvl w:ilvl="5" w:tplc="607869A6" w:tentative="1">
      <w:start w:val="1"/>
      <w:numFmt w:val="bullet"/>
      <w:lvlText w:val="•"/>
      <w:lvlJc w:val="left"/>
      <w:pPr>
        <w:tabs>
          <w:tab w:val="num" w:pos="4320"/>
        </w:tabs>
        <w:ind w:left="4320" w:hanging="360"/>
      </w:pPr>
      <w:rPr>
        <w:rFonts w:ascii="Arial" w:hAnsi="Arial" w:hint="default"/>
      </w:rPr>
    </w:lvl>
    <w:lvl w:ilvl="6" w:tplc="6A00D96C" w:tentative="1">
      <w:start w:val="1"/>
      <w:numFmt w:val="bullet"/>
      <w:lvlText w:val="•"/>
      <w:lvlJc w:val="left"/>
      <w:pPr>
        <w:tabs>
          <w:tab w:val="num" w:pos="5040"/>
        </w:tabs>
        <w:ind w:left="5040" w:hanging="360"/>
      </w:pPr>
      <w:rPr>
        <w:rFonts w:ascii="Arial" w:hAnsi="Arial" w:hint="default"/>
      </w:rPr>
    </w:lvl>
    <w:lvl w:ilvl="7" w:tplc="9C502544" w:tentative="1">
      <w:start w:val="1"/>
      <w:numFmt w:val="bullet"/>
      <w:lvlText w:val="•"/>
      <w:lvlJc w:val="left"/>
      <w:pPr>
        <w:tabs>
          <w:tab w:val="num" w:pos="5760"/>
        </w:tabs>
        <w:ind w:left="5760" w:hanging="360"/>
      </w:pPr>
      <w:rPr>
        <w:rFonts w:ascii="Arial" w:hAnsi="Arial" w:hint="default"/>
      </w:rPr>
    </w:lvl>
    <w:lvl w:ilvl="8" w:tplc="F108514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165A9C"/>
    <w:multiLevelType w:val="hybridMultilevel"/>
    <w:tmpl w:val="2402A230"/>
    <w:lvl w:ilvl="0" w:tplc="B3BEFEBC">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61FE8"/>
    <w:multiLevelType w:val="hybridMultilevel"/>
    <w:tmpl w:val="77BA9164"/>
    <w:lvl w:ilvl="0" w:tplc="34BA1A30">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C2420"/>
    <w:multiLevelType w:val="hybridMultilevel"/>
    <w:tmpl w:val="D9B0B1D6"/>
    <w:lvl w:ilvl="0" w:tplc="D8026E76">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5C2526"/>
    <w:multiLevelType w:val="hybridMultilevel"/>
    <w:tmpl w:val="83D29140"/>
    <w:lvl w:ilvl="0" w:tplc="E7822206">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F120C4"/>
    <w:multiLevelType w:val="hybridMultilevel"/>
    <w:tmpl w:val="5CE889EE"/>
    <w:styleLink w:val="ImportedStyle1"/>
    <w:lvl w:ilvl="0" w:tplc="F75E537E">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C9C66">
      <w:start w:val="1"/>
      <w:numFmt w:val="lowerLetter"/>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103004">
      <w:start w:val="1"/>
      <w:numFmt w:val="lowerRoman"/>
      <w:lvlText w:val="%3."/>
      <w:lvlJc w:val="left"/>
      <w:pPr>
        <w:ind w:left="1080" w:hanging="313"/>
      </w:pPr>
      <w:rPr>
        <w:rFonts w:hAnsi="Arial Unicode MS"/>
        <w:caps w:val="0"/>
        <w:smallCaps w:val="0"/>
        <w:strike w:val="0"/>
        <w:dstrike w:val="0"/>
        <w:outline w:val="0"/>
        <w:emboss w:val="0"/>
        <w:imprint w:val="0"/>
        <w:spacing w:val="0"/>
        <w:w w:val="100"/>
        <w:kern w:val="0"/>
        <w:position w:val="0"/>
        <w:highlight w:val="none"/>
        <w:vertAlign w:val="baseline"/>
      </w:rPr>
    </w:lvl>
    <w:lvl w:ilvl="3" w:tplc="99E210C2">
      <w:start w:val="1"/>
      <w:numFmt w:val="decimal"/>
      <w:lvlText w:val="%4."/>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4BAEA68">
      <w:start w:val="1"/>
      <w:numFmt w:val="lowerLetter"/>
      <w:lvlText w:val="%5."/>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FD6B04C">
      <w:start w:val="1"/>
      <w:numFmt w:val="lowerRoman"/>
      <w:lvlText w:val="%6."/>
      <w:lvlJc w:val="left"/>
      <w:pPr>
        <w:ind w:left="3240" w:hanging="313"/>
      </w:pPr>
      <w:rPr>
        <w:rFonts w:hAnsi="Arial Unicode MS"/>
        <w:caps w:val="0"/>
        <w:smallCaps w:val="0"/>
        <w:strike w:val="0"/>
        <w:dstrike w:val="0"/>
        <w:outline w:val="0"/>
        <w:emboss w:val="0"/>
        <w:imprint w:val="0"/>
        <w:spacing w:val="0"/>
        <w:w w:val="100"/>
        <w:kern w:val="0"/>
        <w:position w:val="0"/>
        <w:highlight w:val="none"/>
        <w:vertAlign w:val="baseline"/>
      </w:rPr>
    </w:lvl>
    <w:lvl w:ilvl="6" w:tplc="CFA217C2">
      <w:start w:val="1"/>
      <w:numFmt w:val="decimal"/>
      <w:lvlText w:val="%7."/>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847306">
      <w:start w:val="1"/>
      <w:numFmt w:val="lowerLetter"/>
      <w:lvlText w:val="%8."/>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45EAB290">
      <w:start w:val="1"/>
      <w:numFmt w:val="lowerRoman"/>
      <w:lvlText w:val="%9."/>
      <w:lvlJc w:val="left"/>
      <w:pPr>
        <w:ind w:left="5400" w:hanging="31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35D3EBA"/>
    <w:multiLevelType w:val="hybridMultilevel"/>
    <w:tmpl w:val="77EC0D8C"/>
    <w:lvl w:ilvl="0" w:tplc="2970F69E">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EC29E8"/>
    <w:multiLevelType w:val="hybridMultilevel"/>
    <w:tmpl w:val="CFE661C4"/>
    <w:lvl w:ilvl="0" w:tplc="11C62318">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F344FF"/>
    <w:multiLevelType w:val="hybridMultilevel"/>
    <w:tmpl w:val="72080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35BE7"/>
    <w:multiLevelType w:val="hybridMultilevel"/>
    <w:tmpl w:val="C9CE8BD0"/>
    <w:lvl w:ilvl="0" w:tplc="4FEEEA06">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731661"/>
    <w:multiLevelType w:val="hybridMultilevel"/>
    <w:tmpl w:val="72080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B56FBD"/>
    <w:multiLevelType w:val="hybridMultilevel"/>
    <w:tmpl w:val="E98C630E"/>
    <w:lvl w:ilvl="0" w:tplc="652E13F6">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4D7FFC"/>
    <w:multiLevelType w:val="hybridMultilevel"/>
    <w:tmpl w:val="47586F24"/>
    <w:lvl w:ilvl="0" w:tplc="1956537E">
      <w:start w:val="1"/>
      <w:numFmt w:val="upperLetter"/>
      <w:lvlText w:val="%1."/>
      <w:lvlJc w:val="left"/>
      <w:pPr>
        <w:ind w:left="720" w:hanging="360"/>
      </w:pPr>
      <w:rPr>
        <w:rFonts w:eastAsia="Cambria" w:cs="Cambria"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6956560">
    <w:abstractNumId w:val="15"/>
  </w:num>
  <w:num w:numId="2" w16cid:durableId="1088574798">
    <w:abstractNumId w:val="0"/>
  </w:num>
  <w:num w:numId="3" w16cid:durableId="1128358698">
    <w:abstractNumId w:val="6"/>
  </w:num>
  <w:num w:numId="4" w16cid:durableId="1819607376">
    <w:abstractNumId w:val="14"/>
  </w:num>
  <w:num w:numId="5" w16cid:durableId="1362054719">
    <w:abstractNumId w:val="5"/>
  </w:num>
  <w:num w:numId="6" w16cid:durableId="380637608">
    <w:abstractNumId w:val="4"/>
  </w:num>
  <w:num w:numId="7" w16cid:durableId="1126117207">
    <w:abstractNumId w:val="17"/>
  </w:num>
  <w:num w:numId="8" w16cid:durableId="41172962">
    <w:abstractNumId w:val="3"/>
  </w:num>
  <w:num w:numId="9" w16cid:durableId="1375763948">
    <w:abstractNumId w:val="21"/>
  </w:num>
  <w:num w:numId="10" w16cid:durableId="967130821">
    <w:abstractNumId w:val="22"/>
  </w:num>
  <w:num w:numId="11" w16cid:durableId="292561182">
    <w:abstractNumId w:val="16"/>
  </w:num>
  <w:num w:numId="12" w16cid:durableId="154078513">
    <w:abstractNumId w:val="9"/>
  </w:num>
  <w:num w:numId="13" w16cid:durableId="1585645803">
    <w:abstractNumId w:val="19"/>
  </w:num>
  <w:num w:numId="14" w16cid:durableId="1632394150">
    <w:abstractNumId w:val="11"/>
  </w:num>
  <w:num w:numId="15" w16cid:durableId="45371680">
    <w:abstractNumId w:val="12"/>
  </w:num>
  <w:num w:numId="16" w16cid:durableId="1691561340">
    <w:abstractNumId w:val="7"/>
  </w:num>
  <w:num w:numId="17" w16cid:durableId="1716350828">
    <w:abstractNumId w:val="20"/>
  </w:num>
  <w:num w:numId="18" w16cid:durableId="433550797">
    <w:abstractNumId w:val="13"/>
  </w:num>
  <w:num w:numId="19" w16cid:durableId="568657289">
    <w:abstractNumId w:val="2"/>
  </w:num>
  <w:num w:numId="20" w16cid:durableId="2097047981">
    <w:abstractNumId w:val="18"/>
  </w:num>
  <w:num w:numId="21" w16cid:durableId="1068458989">
    <w:abstractNumId w:val="1"/>
    <w:lvlOverride w:ilvl="0">
      <w:lvl w:ilvl="0" w:tplc="C4801630">
        <w:start w:val="1"/>
        <w:numFmt w:val="decimal"/>
        <w:lvlText w:val="%1."/>
        <w:lvlJc w:val="left"/>
        <w:pPr>
          <w:ind w:left="360" w:hanging="360"/>
        </w:pPr>
        <w:rPr>
          <w:rFonts w:hAnsi="Arial Unicode MS"/>
          <w:b/>
          <w:bCs/>
          <w:caps w:val="0"/>
          <w:smallCaps w:val="0"/>
          <w:strike w:val="0"/>
          <w:dstrike w:val="0"/>
          <w:outline w:val="0"/>
          <w:emboss w:val="0"/>
          <w:imprint w:val="0"/>
          <w:color w:val="0432FF"/>
          <w:spacing w:val="0"/>
          <w:w w:val="100"/>
          <w:kern w:val="0"/>
          <w:position w:val="0"/>
          <w:highlight w:val="none"/>
          <w:vertAlign w:val="baseline"/>
        </w:rPr>
      </w:lvl>
    </w:lvlOverride>
  </w:num>
  <w:num w:numId="22" w16cid:durableId="1996106010">
    <w:abstractNumId w:val="10"/>
  </w:num>
  <w:num w:numId="23" w16cid:durableId="881594246">
    <w:abstractNumId w:val="1"/>
    <w:lvlOverride w:ilvl="0">
      <w:lvl w:ilvl="0" w:tplc="C4801630">
        <w:start w:val="1"/>
        <w:numFmt w:val="decimal"/>
        <w:lvlText w:val="%1."/>
        <w:lvlJc w:val="left"/>
        <w:pPr>
          <w:ind w:left="360" w:hanging="360"/>
        </w:pPr>
        <w:rPr>
          <w:rFonts w:hAnsi="Arial Unicode MS"/>
          <w:caps w:val="0"/>
          <w:smallCaps w:val="0"/>
          <w:strike w:val="0"/>
          <w:dstrike w:val="0"/>
          <w:outline w:val="0"/>
          <w:emboss w:val="0"/>
          <w:imprint w:val="0"/>
          <w:color w:val="0432FF"/>
          <w:spacing w:val="0"/>
          <w:w w:val="100"/>
          <w:kern w:val="0"/>
          <w:position w:val="0"/>
          <w:highlight w:val="none"/>
          <w:vertAlign w:val="baseline"/>
        </w:rPr>
      </w:lvl>
    </w:lvlOverride>
  </w:num>
  <w:num w:numId="24" w16cid:durableId="94427110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Yinong">
    <w15:presenceInfo w15:providerId="Windows Live" w15:userId="6a694d2e7c7c05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EA7"/>
    <w:rsid w:val="00003346"/>
    <w:rsid w:val="00007466"/>
    <w:rsid w:val="000336AC"/>
    <w:rsid w:val="00035E4C"/>
    <w:rsid w:val="00041521"/>
    <w:rsid w:val="00042B79"/>
    <w:rsid w:val="00042D91"/>
    <w:rsid w:val="00043C31"/>
    <w:rsid w:val="00051AB3"/>
    <w:rsid w:val="000524DD"/>
    <w:rsid w:val="00053A94"/>
    <w:rsid w:val="00067E06"/>
    <w:rsid w:val="00080269"/>
    <w:rsid w:val="00080D09"/>
    <w:rsid w:val="00092DCC"/>
    <w:rsid w:val="000A3D38"/>
    <w:rsid w:val="000D0A65"/>
    <w:rsid w:val="000E2B16"/>
    <w:rsid w:val="000F018E"/>
    <w:rsid w:val="001041D1"/>
    <w:rsid w:val="00106DA2"/>
    <w:rsid w:val="0010786A"/>
    <w:rsid w:val="00121716"/>
    <w:rsid w:val="00145812"/>
    <w:rsid w:val="00146CAD"/>
    <w:rsid w:val="00155E0A"/>
    <w:rsid w:val="00161A38"/>
    <w:rsid w:val="00163C7D"/>
    <w:rsid w:val="00191A85"/>
    <w:rsid w:val="001A1A36"/>
    <w:rsid w:val="001B10AC"/>
    <w:rsid w:val="001B13A5"/>
    <w:rsid w:val="001C72A0"/>
    <w:rsid w:val="001D1906"/>
    <w:rsid w:val="001E52FB"/>
    <w:rsid w:val="00200128"/>
    <w:rsid w:val="002009C2"/>
    <w:rsid w:val="00214F1A"/>
    <w:rsid w:val="00215E9F"/>
    <w:rsid w:val="00217C81"/>
    <w:rsid w:val="0022040D"/>
    <w:rsid w:val="00223C4E"/>
    <w:rsid w:val="00226544"/>
    <w:rsid w:val="00226ABB"/>
    <w:rsid w:val="002579D9"/>
    <w:rsid w:val="0026673A"/>
    <w:rsid w:val="00266927"/>
    <w:rsid w:val="00277E0D"/>
    <w:rsid w:val="002A1312"/>
    <w:rsid w:val="002A6F63"/>
    <w:rsid w:val="002B058A"/>
    <w:rsid w:val="002C0219"/>
    <w:rsid w:val="002E3317"/>
    <w:rsid w:val="002F5E77"/>
    <w:rsid w:val="00300DC9"/>
    <w:rsid w:val="00304FF2"/>
    <w:rsid w:val="00306D3A"/>
    <w:rsid w:val="00307A58"/>
    <w:rsid w:val="003243FA"/>
    <w:rsid w:val="003319D1"/>
    <w:rsid w:val="00335848"/>
    <w:rsid w:val="003500D8"/>
    <w:rsid w:val="00350634"/>
    <w:rsid w:val="00351F47"/>
    <w:rsid w:val="00356190"/>
    <w:rsid w:val="003563EB"/>
    <w:rsid w:val="00356653"/>
    <w:rsid w:val="003629D0"/>
    <w:rsid w:val="00363775"/>
    <w:rsid w:val="003647EF"/>
    <w:rsid w:val="0036688D"/>
    <w:rsid w:val="0037123F"/>
    <w:rsid w:val="00374295"/>
    <w:rsid w:val="00374740"/>
    <w:rsid w:val="00380754"/>
    <w:rsid w:val="00382C4D"/>
    <w:rsid w:val="00392C67"/>
    <w:rsid w:val="00395142"/>
    <w:rsid w:val="003A3392"/>
    <w:rsid w:val="003B0B42"/>
    <w:rsid w:val="003C1F05"/>
    <w:rsid w:val="003C4926"/>
    <w:rsid w:val="003C5CAF"/>
    <w:rsid w:val="003E002C"/>
    <w:rsid w:val="003F23F8"/>
    <w:rsid w:val="003F4144"/>
    <w:rsid w:val="0040120D"/>
    <w:rsid w:val="00402FA1"/>
    <w:rsid w:val="00405E3B"/>
    <w:rsid w:val="0041114D"/>
    <w:rsid w:val="00411500"/>
    <w:rsid w:val="00414F35"/>
    <w:rsid w:val="00415AAE"/>
    <w:rsid w:val="0043480E"/>
    <w:rsid w:val="00434FF5"/>
    <w:rsid w:val="004439B8"/>
    <w:rsid w:val="00445A85"/>
    <w:rsid w:val="00460F01"/>
    <w:rsid w:val="00464A81"/>
    <w:rsid w:val="00473AC7"/>
    <w:rsid w:val="004821D5"/>
    <w:rsid w:val="004941CB"/>
    <w:rsid w:val="00497CAE"/>
    <w:rsid w:val="004A4C9E"/>
    <w:rsid w:val="004B2178"/>
    <w:rsid w:val="004C6AF8"/>
    <w:rsid w:val="004D0080"/>
    <w:rsid w:val="004D0386"/>
    <w:rsid w:val="004D2509"/>
    <w:rsid w:val="004E4A50"/>
    <w:rsid w:val="004E4B6A"/>
    <w:rsid w:val="004E7CAF"/>
    <w:rsid w:val="004F077C"/>
    <w:rsid w:val="00524A30"/>
    <w:rsid w:val="00535618"/>
    <w:rsid w:val="00542EA3"/>
    <w:rsid w:val="0054622D"/>
    <w:rsid w:val="00551C14"/>
    <w:rsid w:val="00557118"/>
    <w:rsid w:val="00564F24"/>
    <w:rsid w:val="005651A8"/>
    <w:rsid w:val="005660FC"/>
    <w:rsid w:val="0057600B"/>
    <w:rsid w:val="00577519"/>
    <w:rsid w:val="0058183B"/>
    <w:rsid w:val="005826FD"/>
    <w:rsid w:val="00583393"/>
    <w:rsid w:val="005834F6"/>
    <w:rsid w:val="0059405E"/>
    <w:rsid w:val="00594393"/>
    <w:rsid w:val="005A278B"/>
    <w:rsid w:val="005B1660"/>
    <w:rsid w:val="005B18B5"/>
    <w:rsid w:val="005B637D"/>
    <w:rsid w:val="005B704F"/>
    <w:rsid w:val="005C0559"/>
    <w:rsid w:val="005C323E"/>
    <w:rsid w:val="005D3C96"/>
    <w:rsid w:val="005E4D5F"/>
    <w:rsid w:val="005F3D36"/>
    <w:rsid w:val="00601849"/>
    <w:rsid w:val="006255E7"/>
    <w:rsid w:val="0063446A"/>
    <w:rsid w:val="00635C75"/>
    <w:rsid w:val="00636286"/>
    <w:rsid w:val="0064304B"/>
    <w:rsid w:val="00645FD2"/>
    <w:rsid w:val="00647141"/>
    <w:rsid w:val="0067095B"/>
    <w:rsid w:val="00677B3F"/>
    <w:rsid w:val="0068078D"/>
    <w:rsid w:val="00684C3E"/>
    <w:rsid w:val="0068586C"/>
    <w:rsid w:val="006B0165"/>
    <w:rsid w:val="006B7302"/>
    <w:rsid w:val="006B744A"/>
    <w:rsid w:val="006C6BF8"/>
    <w:rsid w:val="006D24FB"/>
    <w:rsid w:val="006D42C0"/>
    <w:rsid w:val="006F2E56"/>
    <w:rsid w:val="006F7FBB"/>
    <w:rsid w:val="0070183E"/>
    <w:rsid w:val="0070250E"/>
    <w:rsid w:val="00702BF7"/>
    <w:rsid w:val="00704C47"/>
    <w:rsid w:val="00712C3E"/>
    <w:rsid w:val="00727323"/>
    <w:rsid w:val="007273C6"/>
    <w:rsid w:val="00737507"/>
    <w:rsid w:val="007439B4"/>
    <w:rsid w:val="00743CDF"/>
    <w:rsid w:val="0074400C"/>
    <w:rsid w:val="00747A06"/>
    <w:rsid w:val="00754711"/>
    <w:rsid w:val="00761696"/>
    <w:rsid w:val="00765D14"/>
    <w:rsid w:val="007717AE"/>
    <w:rsid w:val="00772122"/>
    <w:rsid w:val="00773633"/>
    <w:rsid w:val="00777ABE"/>
    <w:rsid w:val="00780314"/>
    <w:rsid w:val="00780325"/>
    <w:rsid w:val="00782F22"/>
    <w:rsid w:val="00790DC6"/>
    <w:rsid w:val="00793ADA"/>
    <w:rsid w:val="007B034F"/>
    <w:rsid w:val="007B2349"/>
    <w:rsid w:val="007B27F0"/>
    <w:rsid w:val="007B67DF"/>
    <w:rsid w:val="007C4112"/>
    <w:rsid w:val="007C49F2"/>
    <w:rsid w:val="007D266B"/>
    <w:rsid w:val="007D4C34"/>
    <w:rsid w:val="007D4F0F"/>
    <w:rsid w:val="007D572A"/>
    <w:rsid w:val="007E046C"/>
    <w:rsid w:val="007E0D72"/>
    <w:rsid w:val="007E13A9"/>
    <w:rsid w:val="007E2AB2"/>
    <w:rsid w:val="007E2B90"/>
    <w:rsid w:val="007E2DF3"/>
    <w:rsid w:val="007F2583"/>
    <w:rsid w:val="007F72D9"/>
    <w:rsid w:val="00802509"/>
    <w:rsid w:val="008042D1"/>
    <w:rsid w:val="00810BC2"/>
    <w:rsid w:val="008131C6"/>
    <w:rsid w:val="0082449D"/>
    <w:rsid w:val="00826611"/>
    <w:rsid w:val="00827326"/>
    <w:rsid w:val="00832D5E"/>
    <w:rsid w:val="008370F4"/>
    <w:rsid w:val="0084621D"/>
    <w:rsid w:val="00855424"/>
    <w:rsid w:val="00861B02"/>
    <w:rsid w:val="00867EC0"/>
    <w:rsid w:val="0087203F"/>
    <w:rsid w:val="00872E61"/>
    <w:rsid w:val="008806E5"/>
    <w:rsid w:val="008810B6"/>
    <w:rsid w:val="00882C92"/>
    <w:rsid w:val="00891108"/>
    <w:rsid w:val="00896E93"/>
    <w:rsid w:val="008A7E74"/>
    <w:rsid w:val="008C14E2"/>
    <w:rsid w:val="008E0127"/>
    <w:rsid w:val="008E404A"/>
    <w:rsid w:val="00901AD4"/>
    <w:rsid w:val="00902145"/>
    <w:rsid w:val="00903DBE"/>
    <w:rsid w:val="00911E77"/>
    <w:rsid w:val="00912DB4"/>
    <w:rsid w:val="009270C2"/>
    <w:rsid w:val="00936145"/>
    <w:rsid w:val="00936718"/>
    <w:rsid w:val="00965FE7"/>
    <w:rsid w:val="00973C0E"/>
    <w:rsid w:val="009742FC"/>
    <w:rsid w:val="009964D4"/>
    <w:rsid w:val="009A068B"/>
    <w:rsid w:val="009A6632"/>
    <w:rsid w:val="009A7B29"/>
    <w:rsid w:val="009A7ECA"/>
    <w:rsid w:val="009B231B"/>
    <w:rsid w:val="009C1B1C"/>
    <w:rsid w:val="009C2D43"/>
    <w:rsid w:val="009C40B5"/>
    <w:rsid w:val="009C4161"/>
    <w:rsid w:val="009C556F"/>
    <w:rsid w:val="009C5E38"/>
    <w:rsid w:val="009D1362"/>
    <w:rsid w:val="009D186C"/>
    <w:rsid w:val="009D2E0E"/>
    <w:rsid w:val="009E7340"/>
    <w:rsid w:val="009E7EA7"/>
    <w:rsid w:val="009F0ED4"/>
    <w:rsid w:val="00A00836"/>
    <w:rsid w:val="00A0106B"/>
    <w:rsid w:val="00A14595"/>
    <w:rsid w:val="00A24570"/>
    <w:rsid w:val="00A272A3"/>
    <w:rsid w:val="00A277F7"/>
    <w:rsid w:val="00A31897"/>
    <w:rsid w:val="00A44682"/>
    <w:rsid w:val="00A53EDE"/>
    <w:rsid w:val="00A53F15"/>
    <w:rsid w:val="00A541F7"/>
    <w:rsid w:val="00A67A6E"/>
    <w:rsid w:val="00A76C68"/>
    <w:rsid w:val="00A866C1"/>
    <w:rsid w:val="00A90CA2"/>
    <w:rsid w:val="00A90D49"/>
    <w:rsid w:val="00A925B1"/>
    <w:rsid w:val="00AA18C6"/>
    <w:rsid w:val="00AB50AE"/>
    <w:rsid w:val="00AB7A44"/>
    <w:rsid w:val="00AC220B"/>
    <w:rsid w:val="00AC658E"/>
    <w:rsid w:val="00AD5A59"/>
    <w:rsid w:val="00AE16B5"/>
    <w:rsid w:val="00AE3B42"/>
    <w:rsid w:val="00AF2825"/>
    <w:rsid w:val="00B36BCF"/>
    <w:rsid w:val="00B54B9D"/>
    <w:rsid w:val="00B55A3B"/>
    <w:rsid w:val="00B6323D"/>
    <w:rsid w:val="00B675BF"/>
    <w:rsid w:val="00B71927"/>
    <w:rsid w:val="00B76C6C"/>
    <w:rsid w:val="00B817E0"/>
    <w:rsid w:val="00B850B8"/>
    <w:rsid w:val="00B90172"/>
    <w:rsid w:val="00B96557"/>
    <w:rsid w:val="00BA153A"/>
    <w:rsid w:val="00BA175E"/>
    <w:rsid w:val="00BB01A7"/>
    <w:rsid w:val="00BB0EA0"/>
    <w:rsid w:val="00BB3BB1"/>
    <w:rsid w:val="00BC742A"/>
    <w:rsid w:val="00BE2120"/>
    <w:rsid w:val="00BF3851"/>
    <w:rsid w:val="00BF75DA"/>
    <w:rsid w:val="00C04420"/>
    <w:rsid w:val="00C04F6B"/>
    <w:rsid w:val="00C117EB"/>
    <w:rsid w:val="00C11B1F"/>
    <w:rsid w:val="00C1263B"/>
    <w:rsid w:val="00C132E8"/>
    <w:rsid w:val="00C2391F"/>
    <w:rsid w:val="00C26CE8"/>
    <w:rsid w:val="00C32630"/>
    <w:rsid w:val="00C454C4"/>
    <w:rsid w:val="00C45F39"/>
    <w:rsid w:val="00C50703"/>
    <w:rsid w:val="00C72B06"/>
    <w:rsid w:val="00C80FDB"/>
    <w:rsid w:val="00C81987"/>
    <w:rsid w:val="00CA2FDE"/>
    <w:rsid w:val="00CB6486"/>
    <w:rsid w:val="00CC0D29"/>
    <w:rsid w:val="00CC0F2E"/>
    <w:rsid w:val="00CC1042"/>
    <w:rsid w:val="00CC1729"/>
    <w:rsid w:val="00CD39A7"/>
    <w:rsid w:val="00CD6E2D"/>
    <w:rsid w:val="00CE2C3B"/>
    <w:rsid w:val="00CF59F8"/>
    <w:rsid w:val="00D01BEE"/>
    <w:rsid w:val="00D03B9F"/>
    <w:rsid w:val="00D102D2"/>
    <w:rsid w:val="00D10EAB"/>
    <w:rsid w:val="00D17CF5"/>
    <w:rsid w:val="00D23951"/>
    <w:rsid w:val="00D44603"/>
    <w:rsid w:val="00D50992"/>
    <w:rsid w:val="00D51B83"/>
    <w:rsid w:val="00D56037"/>
    <w:rsid w:val="00D6790D"/>
    <w:rsid w:val="00D71655"/>
    <w:rsid w:val="00D7245E"/>
    <w:rsid w:val="00D7490D"/>
    <w:rsid w:val="00D8436A"/>
    <w:rsid w:val="00D94346"/>
    <w:rsid w:val="00DA157A"/>
    <w:rsid w:val="00DA5E5F"/>
    <w:rsid w:val="00DB5530"/>
    <w:rsid w:val="00DC096C"/>
    <w:rsid w:val="00DC342F"/>
    <w:rsid w:val="00DC7239"/>
    <w:rsid w:val="00DD0A40"/>
    <w:rsid w:val="00DD1EF5"/>
    <w:rsid w:val="00DD2810"/>
    <w:rsid w:val="00DD40BE"/>
    <w:rsid w:val="00DD490D"/>
    <w:rsid w:val="00DD7FB6"/>
    <w:rsid w:val="00DE013A"/>
    <w:rsid w:val="00DE2484"/>
    <w:rsid w:val="00DE380D"/>
    <w:rsid w:val="00DF63D1"/>
    <w:rsid w:val="00E12DB6"/>
    <w:rsid w:val="00E13995"/>
    <w:rsid w:val="00E22AB9"/>
    <w:rsid w:val="00E234A9"/>
    <w:rsid w:val="00E25357"/>
    <w:rsid w:val="00E26DB7"/>
    <w:rsid w:val="00E41CD1"/>
    <w:rsid w:val="00E46C65"/>
    <w:rsid w:val="00E6126B"/>
    <w:rsid w:val="00E73F7C"/>
    <w:rsid w:val="00E81882"/>
    <w:rsid w:val="00E81C7D"/>
    <w:rsid w:val="00E869AF"/>
    <w:rsid w:val="00E90848"/>
    <w:rsid w:val="00E947F2"/>
    <w:rsid w:val="00E9533E"/>
    <w:rsid w:val="00EA4722"/>
    <w:rsid w:val="00EA7ED1"/>
    <w:rsid w:val="00EB3EA9"/>
    <w:rsid w:val="00EC3926"/>
    <w:rsid w:val="00ED600E"/>
    <w:rsid w:val="00EE2D6F"/>
    <w:rsid w:val="00EE7422"/>
    <w:rsid w:val="00F17671"/>
    <w:rsid w:val="00F21065"/>
    <w:rsid w:val="00F2357B"/>
    <w:rsid w:val="00F26D88"/>
    <w:rsid w:val="00F30C13"/>
    <w:rsid w:val="00F440A5"/>
    <w:rsid w:val="00F44A5E"/>
    <w:rsid w:val="00F479B2"/>
    <w:rsid w:val="00F63A53"/>
    <w:rsid w:val="00F8197B"/>
    <w:rsid w:val="00F8290E"/>
    <w:rsid w:val="00F83488"/>
    <w:rsid w:val="00F97025"/>
    <w:rsid w:val="00FB7170"/>
    <w:rsid w:val="00FC636D"/>
    <w:rsid w:val="00FD2F52"/>
    <w:rsid w:val="00FD41B2"/>
    <w:rsid w:val="00FF31B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14A61"/>
  <w15:docId w15:val="{72C3CFEC-AAD6-EE4A-A4DC-A809B91CB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Footer">
    <w:name w:val="footer"/>
    <w:pPr>
      <w:tabs>
        <w:tab w:val="center" w:pos="4320"/>
        <w:tab w:val="right" w:pos="8640"/>
      </w:tabs>
    </w:pPr>
    <w:rPr>
      <w:rFonts w:ascii="Cambria" w:eastAsia="Cambria" w:hAnsi="Cambria" w:cs="Cambria"/>
      <w:color w:val="00000A"/>
      <w:sz w:val="24"/>
      <w:szCs w:val="24"/>
      <w:u w:color="00000A"/>
    </w:rPr>
  </w:style>
  <w:style w:type="paragraph" w:customStyle="1" w:styleId="BodyA">
    <w:name w:val="Body A"/>
    <w:rPr>
      <w:rFonts w:ascii="Cambria" w:eastAsia="Cambria" w:hAnsi="Cambria" w:cs="Cambria"/>
      <w:color w:val="00000A"/>
      <w:sz w:val="24"/>
      <w:szCs w:val="24"/>
      <w:u w:color="00000A"/>
    </w:rPr>
  </w:style>
  <w:style w:type="character" w:customStyle="1" w:styleId="None">
    <w:name w:val="None"/>
  </w:style>
  <w:style w:type="character" w:customStyle="1" w:styleId="Hyperlink0">
    <w:name w:val="Hyperlink.0"/>
    <w:basedOn w:val="None"/>
    <w:rPr>
      <w:rFonts w:ascii="Garamond" w:eastAsia="Garamond" w:hAnsi="Garamond" w:cs="Garamond"/>
      <w:color w:val="8064A2"/>
      <w:u w:val="single" w:color="8064A2"/>
      <w:lang w:val="en-US"/>
    </w:rPr>
  </w:style>
  <w:style w:type="paragraph" w:styleId="NormalWeb">
    <w:name w:val="Normal (Web)"/>
    <w:pPr>
      <w:spacing w:before="280" w:after="280"/>
    </w:pPr>
    <w:rPr>
      <w:rFonts w:ascii="Times" w:hAnsi="Times" w:cs="Arial Unicode MS"/>
      <w:color w:val="00000A"/>
      <w:u w:color="00000A"/>
    </w:rPr>
  </w:style>
  <w:style w:type="character" w:customStyle="1" w:styleId="Hyperlink1">
    <w:name w:val="Hyperlink.1"/>
    <w:rPr>
      <w:rFonts w:ascii="Garamond" w:eastAsia="Garamond" w:hAnsi="Garamond" w:cs="Garamond"/>
      <w:color w:val="000000"/>
      <w:u w:val="single" w:color="000000"/>
    </w:rPr>
  </w:style>
  <w:style w:type="character" w:customStyle="1" w:styleId="Hyperlink2">
    <w:name w:val="Hyperlink.2"/>
    <w:basedOn w:val="Hyperlink"/>
    <w:rPr>
      <w:color w:val="0000FF"/>
      <w:u w:val="single" w:color="0000FF"/>
    </w:rPr>
  </w:style>
  <w:style w:type="paragraph" w:styleId="ListParagraph">
    <w:name w:val="List Paragraph"/>
    <w:uiPriority w:val="34"/>
    <w:qFormat/>
    <w:pPr>
      <w:ind w:left="720"/>
    </w:pPr>
    <w:rPr>
      <w:rFonts w:ascii="Cambria" w:eastAsia="Cambria" w:hAnsi="Cambria" w:cs="Cambria"/>
      <w:color w:val="00000A"/>
      <w:sz w:val="24"/>
      <w:szCs w:val="24"/>
      <w:u w:color="00000A"/>
    </w:rPr>
  </w:style>
  <w:style w:type="numbering" w:customStyle="1" w:styleId="ImportedStyle1">
    <w:name w:val="Imported Style 1"/>
    <w:pPr>
      <w:numPr>
        <w:numId w:val="1"/>
      </w:numPr>
    </w:pPr>
  </w:style>
  <w:style w:type="character" w:customStyle="1" w:styleId="Hyperlink3">
    <w:name w:val="Hyperlink.3"/>
    <w:basedOn w:val="None"/>
    <w:rPr>
      <w:rFonts w:ascii="Garamond" w:eastAsia="Garamond" w:hAnsi="Garamond" w:cs="Garamond"/>
      <w:color w:val="000000"/>
      <w:u w:val="single" w:color="000000"/>
      <w:lang w:val="en-US"/>
    </w:rPr>
  </w:style>
  <w:style w:type="paragraph" w:styleId="BalloonText">
    <w:name w:val="Balloon Text"/>
    <w:basedOn w:val="Normal"/>
    <w:link w:val="BalloonTextChar"/>
    <w:uiPriority w:val="99"/>
    <w:semiHidden/>
    <w:unhideWhenUsed/>
    <w:rsid w:val="00636286"/>
    <w:rPr>
      <w:sz w:val="18"/>
      <w:szCs w:val="18"/>
    </w:rPr>
  </w:style>
  <w:style w:type="character" w:customStyle="1" w:styleId="BalloonTextChar">
    <w:name w:val="Balloon Text Char"/>
    <w:basedOn w:val="DefaultParagraphFont"/>
    <w:link w:val="BalloonText"/>
    <w:uiPriority w:val="99"/>
    <w:semiHidden/>
    <w:rsid w:val="00636286"/>
    <w:rPr>
      <w:sz w:val="18"/>
      <w:szCs w:val="18"/>
    </w:rPr>
  </w:style>
  <w:style w:type="paragraph" w:customStyle="1" w:styleId="Body">
    <w:name w:val="Body"/>
    <w:rsid w:val="004E4A50"/>
    <w:pPr>
      <w:spacing w:after="160" w:line="259" w:lineRule="auto"/>
    </w:pPr>
    <w:rPr>
      <w:rFonts w:ascii="Calibri" w:eastAsia="Calibri" w:hAnsi="Calibri" w:cs="Calibri"/>
      <w:color w:val="000000"/>
      <w:sz w:val="22"/>
      <w:szCs w:val="22"/>
      <w:u w:color="000000"/>
    </w:rPr>
  </w:style>
  <w:style w:type="character" w:styleId="UnresolvedMention">
    <w:name w:val="Unresolved Mention"/>
    <w:basedOn w:val="DefaultParagraphFont"/>
    <w:uiPriority w:val="99"/>
    <w:semiHidden/>
    <w:unhideWhenUsed/>
    <w:rsid w:val="00CC1729"/>
    <w:rPr>
      <w:color w:val="605E5C"/>
      <w:shd w:val="clear" w:color="auto" w:fill="E1DFDD"/>
    </w:rPr>
  </w:style>
  <w:style w:type="character" w:styleId="FollowedHyperlink">
    <w:name w:val="FollowedHyperlink"/>
    <w:basedOn w:val="DefaultParagraphFont"/>
    <w:uiPriority w:val="99"/>
    <w:semiHidden/>
    <w:unhideWhenUsed/>
    <w:rsid w:val="00EE2D6F"/>
    <w:rPr>
      <w:color w:val="FF00FF" w:themeColor="followedHyperlink"/>
      <w:u w:val="single"/>
    </w:rPr>
  </w:style>
  <w:style w:type="paragraph" w:customStyle="1" w:styleId="Lab-Green">
    <w:name w:val="Lab-Green"/>
    <w:basedOn w:val="Header"/>
    <w:link w:val="Lab-GreenChar"/>
    <w:qFormat/>
    <w:rsid w:val="003500D8"/>
    <w:pPr>
      <w:pBdr>
        <w:top w:val="none" w:sz="0" w:space="0" w:color="auto"/>
        <w:left w:val="none" w:sz="0" w:space="0" w:color="auto"/>
        <w:bottom w:val="none" w:sz="0" w:space="0" w:color="auto"/>
        <w:right w:val="none" w:sz="0" w:space="0" w:color="auto"/>
        <w:between w:val="none" w:sz="0" w:space="0" w:color="auto"/>
        <w:bar w:val="none" w:sz="0" w:color="auto"/>
      </w:pBdr>
      <w:tabs>
        <w:tab w:val="clear" w:pos="4680"/>
        <w:tab w:val="clear" w:pos="9360"/>
        <w:tab w:val="center" w:pos="4320"/>
        <w:tab w:val="right" w:pos="8640"/>
      </w:tabs>
    </w:pPr>
    <w:rPr>
      <w:rFonts w:ascii="Garamond" w:eastAsia="Times New Roman" w:hAnsi="Garamond"/>
      <w:color w:val="008000"/>
      <w:u w:color="00B050"/>
      <w:bdr w:val="none" w:sz="0" w:space="0" w:color="auto"/>
    </w:rPr>
  </w:style>
  <w:style w:type="paragraph" w:customStyle="1" w:styleId="Lab-Purple">
    <w:name w:val="Lab-Purple"/>
    <w:basedOn w:val="Normal"/>
    <w:link w:val="Lab-PurpleChar"/>
    <w:qFormat/>
    <w:rsid w:val="003500D8"/>
    <w:pPr>
      <w:pBdr>
        <w:top w:val="none" w:sz="0" w:space="0" w:color="auto"/>
        <w:left w:val="none" w:sz="0" w:space="0" w:color="auto"/>
        <w:bottom w:val="none" w:sz="0" w:space="0" w:color="auto"/>
        <w:right w:val="none" w:sz="0" w:space="0" w:color="auto"/>
        <w:between w:val="none" w:sz="0" w:space="0" w:color="auto"/>
        <w:bar w:val="none" w:sz="0" w:color="auto"/>
      </w:pBdr>
      <w:jc w:val="center"/>
    </w:pPr>
    <w:rPr>
      <w:rFonts w:eastAsia="Times New Roman"/>
      <w:b/>
      <w:color w:val="660066"/>
      <w:sz w:val="28"/>
      <w:szCs w:val="28"/>
      <w:u w:color="00B050"/>
      <w:bdr w:val="none" w:sz="0" w:space="0" w:color="auto"/>
    </w:rPr>
  </w:style>
  <w:style w:type="character" w:customStyle="1" w:styleId="Lab-GreenChar">
    <w:name w:val="Lab-Green Char"/>
    <w:basedOn w:val="HeaderChar"/>
    <w:link w:val="Lab-Green"/>
    <w:rsid w:val="003500D8"/>
    <w:rPr>
      <w:rFonts w:ascii="Garamond" w:eastAsia="Times New Roman" w:hAnsi="Garamond"/>
      <w:color w:val="008000"/>
      <w:sz w:val="24"/>
      <w:szCs w:val="24"/>
      <w:u w:color="00B050"/>
      <w:bdr w:val="none" w:sz="0" w:space="0" w:color="auto"/>
    </w:rPr>
  </w:style>
  <w:style w:type="character" w:customStyle="1" w:styleId="Lab-PurpleChar">
    <w:name w:val="Lab-Purple Char"/>
    <w:basedOn w:val="DefaultParagraphFont"/>
    <w:link w:val="Lab-Purple"/>
    <w:rsid w:val="003500D8"/>
    <w:rPr>
      <w:rFonts w:eastAsia="Times New Roman"/>
      <w:b/>
      <w:color w:val="660066"/>
      <w:sz w:val="28"/>
      <w:szCs w:val="28"/>
      <w:u w:color="00B050"/>
      <w:bdr w:val="none" w:sz="0" w:space="0" w:color="auto"/>
    </w:rPr>
  </w:style>
  <w:style w:type="paragraph" w:styleId="Header">
    <w:name w:val="header"/>
    <w:basedOn w:val="Normal"/>
    <w:link w:val="HeaderChar"/>
    <w:uiPriority w:val="99"/>
    <w:semiHidden/>
    <w:unhideWhenUsed/>
    <w:rsid w:val="003500D8"/>
    <w:pPr>
      <w:tabs>
        <w:tab w:val="center" w:pos="4680"/>
        <w:tab w:val="right" w:pos="9360"/>
      </w:tabs>
    </w:pPr>
  </w:style>
  <w:style w:type="character" w:customStyle="1" w:styleId="HeaderChar">
    <w:name w:val="Header Char"/>
    <w:basedOn w:val="DefaultParagraphFont"/>
    <w:link w:val="Header"/>
    <w:uiPriority w:val="99"/>
    <w:semiHidden/>
    <w:rsid w:val="003500D8"/>
    <w:rPr>
      <w:sz w:val="24"/>
      <w:szCs w:val="24"/>
    </w:rPr>
  </w:style>
  <w:style w:type="paragraph" w:styleId="Revision">
    <w:name w:val="Revision"/>
    <w:hidden/>
    <w:uiPriority w:val="99"/>
    <w:semiHidden/>
    <w:rsid w:val="006F2E56"/>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92802">
      <w:bodyDiv w:val="1"/>
      <w:marLeft w:val="0"/>
      <w:marRight w:val="0"/>
      <w:marTop w:val="0"/>
      <w:marBottom w:val="0"/>
      <w:divBdr>
        <w:top w:val="none" w:sz="0" w:space="0" w:color="auto"/>
        <w:left w:val="none" w:sz="0" w:space="0" w:color="auto"/>
        <w:bottom w:val="none" w:sz="0" w:space="0" w:color="auto"/>
        <w:right w:val="none" w:sz="0" w:space="0" w:color="auto"/>
      </w:divBdr>
    </w:div>
    <w:div w:id="507255630">
      <w:bodyDiv w:val="1"/>
      <w:marLeft w:val="0"/>
      <w:marRight w:val="0"/>
      <w:marTop w:val="0"/>
      <w:marBottom w:val="0"/>
      <w:divBdr>
        <w:top w:val="none" w:sz="0" w:space="0" w:color="auto"/>
        <w:left w:val="none" w:sz="0" w:space="0" w:color="auto"/>
        <w:bottom w:val="none" w:sz="0" w:space="0" w:color="auto"/>
        <w:right w:val="none" w:sz="0" w:space="0" w:color="auto"/>
      </w:divBdr>
    </w:div>
    <w:div w:id="547498656">
      <w:bodyDiv w:val="1"/>
      <w:marLeft w:val="0"/>
      <w:marRight w:val="0"/>
      <w:marTop w:val="0"/>
      <w:marBottom w:val="0"/>
      <w:divBdr>
        <w:top w:val="none" w:sz="0" w:space="0" w:color="auto"/>
        <w:left w:val="none" w:sz="0" w:space="0" w:color="auto"/>
        <w:bottom w:val="none" w:sz="0" w:space="0" w:color="auto"/>
        <w:right w:val="none" w:sz="0" w:space="0" w:color="auto"/>
      </w:divBdr>
      <w:divsChild>
        <w:div w:id="152525581">
          <w:marLeft w:val="274"/>
          <w:marRight w:val="0"/>
          <w:marTop w:val="120"/>
          <w:marBottom w:val="120"/>
          <w:divBdr>
            <w:top w:val="none" w:sz="0" w:space="0" w:color="auto"/>
            <w:left w:val="none" w:sz="0" w:space="0" w:color="auto"/>
            <w:bottom w:val="none" w:sz="0" w:space="0" w:color="auto"/>
            <w:right w:val="none" w:sz="0" w:space="0" w:color="auto"/>
          </w:divBdr>
        </w:div>
      </w:divsChild>
    </w:div>
    <w:div w:id="1163543553">
      <w:bodyDiv w:val="1"/>
      <w:marLeft w:val="0"/>
      <w:marRight w:val="0"/>
      <w:marTop w:val="0"/>
      <w:marBottom w:val="0"/>
      <w:divBdr>
        <w:top w:val="none" w:sz="0" w:space="0" w:color="auto"/>
        <w:left w:val="none" w:sz="0" w:space="0" w:color="auto"/>
        <w:bottom w:val="none" w:sz="0" w:space="0" w:color="auto"/>
        <w:right w:val="none" w:sz="0" w:space="0" w:color="auto"/>
      </w:divBdr>
    </w:div>
    <w:div w:id="1262840882">
      <w:bodyDiv w:val="1"/>
      <w:marLeft w:val="0"/>
      <w:marRight w:val="0"/>
      <w:marTop w:val="0"/>
      <w:marBottom w:val="0"/>
      <w:divBdr>
        <w:top w:val="none" w:sz="0" w:space="0" w:color="auto"/>
        <w:left w:val="none" w:sz="0" w:space="0" w:color="auto"/>
        <w:bottom w:val="none" w:sz="0" w:space="0" w:color="auto"/>
        <w:right w:val="none" w:sz="0" w:space="0" w:color="auto"/>
      </w:divBdr>
      <w:divsChild>
        <w:div w:id="667753904">
          <w:marLeft w:val="0"/>
          <w:marRight w:val="0"/>
          <w:marTop w:val="0"/>
          <w:marBottom w:val="0"/>
          <w:divBdr>
            <w:top w:val="none" w:sz="0" w:space="0" w:color="auto"/>
            <w:left w:val="none" w:sz="0" w:space="0" w:color="auto"/>
            <w:bottom w:val="none" w:sz="0" w:space="0" w:color="auto"/>
            <w:right w:val="none" w:sz="0" w:space="0" w:color="auto"/>
          </w:divBdr>
        </w:div>
        <w:div w:id="136803709">
          <w:marLeft w:val="0"/>
          <w:marRight w:val="0"/>
          <w:marTop w:val="0"/>
          <w:marBottom w:val="0"/>
          <w:divBdr>
            <w:top w:val="none" w:sz="0" w:space="0" w:color="auto"/>
            <w:left w:val="none" w:sz="0" w:space="0" w:color="auto"/>
            <w:bottom w:val="none" w:sz="0" w:space="0" w:color="auto"/>
            <w:right w:val="none" w:sz="0" w:space="0" w:color="auto"/>
          </w:divBdr>
        </w:div>
        <w:div w:id="1721442619">
          <w:marLeft w:val="0"/>
          <w:marRight w:val="0"/>
          <w:marTop w:val="0"/>
          <w:marBottom w:val="0"/>
          <w:divBdr>
            <w:top w:val="none" w:sz="0" w:space="0" w:color="auto"/>
            <w:left w:val="none" w:sz="0" w:space="0" w:color="auto"/>
            <w:bottom w:val="none" w:sz="0" w:space="0" w:color="auto"/>
            <w:right w:val="none" w:sz="0" w:space="0" w:color="auto"/>
          </w:divBdr>
        </w:div>
        <w:div w:id="1722945035">
          <w:marLeft w:val="0"/>
          <w:marRight w:val="0"/>
          <w:marTop w:val="0"/>
          <w:marBottom w:val="0"/>
          <w:divBdr>
            <w:top w:val="none" w:sz="0" w:space="0" w:color="auto"/>
            <w:left w:val="none" w:sz="0" w:space="0" w:color="auto"/>
            <w:bottom w:val="none" w:sz="0" w:space="0" w:color="auto"/>
            <w:right w:val="none" w:sz="0" w:space="0" w:color="auto"/>
          </w:divBdr>
        </w:div>
      </w:divsChild>
    </w:div>
    <w:div w:id="1615137131">
      <w:bodyDiv w:val="1"/>
      <w:marLeft w:val="0"/>
      <w:marRight w:val="0"/>
      <w:marTop w:val="0"/>
      <w:marBottom w:val="0"/>
      <w:divBdr>
        <w:top w:val="none" w:sz="0" w:space="0" w:color="auto"/>
        <w:left w:val="none" w:sz="0" w:space="0" w:color="auto"/>
        <w:bottom w:val="none" w:sz="0" w:space="0" w:color="auto"/>
        <w:right w:val="none" w:sz="0" w:space="0" w:color="auto"/>
      </w:divBdr>
      <w:divsChild>
        <w:div w:id="1619947782">
          <w:marLeft w:val="288"/>
          <w:marRight w:val="0"/>
          <w:marTop w:val="120"/>
          <w:marBottom w:val="0"/>
          <w:divBdr>
            <w:top w:val="none" w:sz="0" w:space="0" w:color="auto"/>
            <w:left w:val="none" w:sz="0" w:space="0" w:color="auto"/>
            <w:bottom w:val="none" w:sz="0" w:space="0" w:color="auto"/>
            <w:right w:val="none" w:sz="0" w:space="0" w:color="auto"/>
          </w:divBdr>
        </w:div>
        <w:div w:id="1980839609">
          <w:marLeft w:val="288"/>
          <w:marRight w:val="0"/>
          <w:marTop w:val="120"/>
          <w:marBottom w:val="0"/>
          <w:divBdr>
            <w:top w:val="none" w:sz="0" w:space="0" w:color="auto"/>
            <w:left w:val="none" w:sz="0" w:space="0" w:color="auto"/>
            <w:bottom w:val="none" w:sz="0" w:space="0" w:color="auto"/>
            <w:right w:val="none" w:sz="0" w:space="0" w:color="auto"/>
          </w:divBdr>
        </w:div>
        <w:div w:id="858081517">
          <w:marLeft w:val="288"/>
          <w:marRight w:val="0"/>
          <w:marTop w:val="120"/>
          <w:marBottom w:val="0"/>
          <w:divBdr>
            <w:top w:val="none" w:sz="0" w:space="0" w:color="auto"/>
            <w:left w:val="none" w:sz="0" w:space="0" w:color="auto"/>
            <w:bottom w:val="none" w:sz="0" w:space="0" w:color="auto"/>
            <w:right w:val="none" w:sz="0" w:space="0" w:color="auto"/>
          </w:divBdr>
        </w:div>
        <w:div w:id="1826240674">
          <w:marLeft w:val="288"/>
          <w:marRight w:val="0"/>
          <w:marTop w:val="120"/>
          <w:marBottom w:val="0"/>
          <w:divBdr>
            <w:top w:val="none" w:sz="0" w:space="0" w:color="auto"/>
            <w:left w:val="none" w:sz="0" w:space="0" w:color="auto"/>
            <w:bottom w:val="none" w:sz="0" w:space="0" w:color="auto"/>
            <w:right w:val="none" w:sz="0" w:space="0" w:color="auto"/>
          </w:divBdr>
        </w:div>
        <w:div w:id="1417169938">
          <w:marLeft w:val="288"/>
          <w:marRight w:val="0"/>
          <w:marTop w:val="120"/>
          <w:marBottom w:val="0"/>
          <w:divBdr>
            <w:top w:val="none" w:sz="0" w:space="0" w:color="auto"/>
            <w:left w:val="none" w:sz="0" w:space="0" w:color="auto"/>
            <w:bottom w:val="none" w:sz="0" w:space="0" w:color="auto"/>
            <w:right w:val="none" w:sz="0" w:space="0" w:color="auto"/>
          </w:divBdr>
        </w:div>
        <w:div w:id="632371405">
          <w:marLeft w:val="288"/>
          <w:marRight w:val="0"/>
          <w:marTop w:val="120"/>
          <w:marBottom w:val="0"/>
          <w:divBdr>
            <w:top w:val="none" w:sz="0" w:space="0" w:color="auto"/>
            <w:left w:val="none" w:sz="0" w:space="0" w:color="auto"/>
            <w:bottom w:val="none" w:sz="0" w:space="0" w:color="auto"/>
            <w:right w:val="none" w:sz="0" w:space="0" w:color="auto"/>
          </w:divBdr>
        </w:div>
        <w:div w:id="1000160006">
          <w:marLeft w:val="288"/>
          <w:marRight w:val="0"/>
          <w:marTop w:val="120"/>
          <w:marBottom w:val="0"/>
          <w:divBdr>
            <w:top w:val="none" w:sz="0" w:space="0" w:color="auto"/>
            <w:left w:val="none" w:sz="0" w:space="0" w:color="auto"/>
            <w:bottom w:val="none" w:sz="0" w:space="0" w:color="auto"/>
            <w:right w:val="none" w:sz="0" w:space="0" w:color="auto"/>
          </w:divBdr>
        </w:div>
        <w:div w:id="1339231929">
          <w:marLeft w:val="288"/>
          <w:marRight w:val="0"/>
          <w:marTop w:val="120"/>
          <w:marBottom w:val="0"/>
          <w:divBdr>
            <w:top w:val="none" w:sz="0" w:space="0" w:color="auto"/>
            <w:left w:val="none" w:sz="0" w:space="0" w:color="auto"/>
            <w:bottom w:val="none" w:sz="0" w:space="0" w:color="auto"/>
            <w:right w:val="none" w:sz="0" w:space="0" w:color="auto"/>
          </w:divBdr>
        </w:div>
        <w:div w:id="1167668977">
          <w:marLeft w:val="288"/>
          <w:marRight w:val="0"/>
          <w:marTop w:val="120"/>
          <w:marBottom w:val="0"/>
          <w:divBdr>
            <w:top w:val="none" w:sz="0" w:space="0" w:color="auto"/>
            <w:left w:val="none" w:sz="0" w:space="0" w:color="auto"/>
            <w:bottom w:val="none" w:sz="0" w:space="0" w:color="auto"/>
            <w:right w:val="none" w:sz="0" w:space="0" w:color="auto"/>
          </w:divBdr>
        </w:div>
        <w:div w:id="1559783384">
          <w:marLeft w:val="288"/>
          <w:marRight w:val="0"/>
          <w:marTop w:val="12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ks.uiuc.edu/Training/Tutorials/science/timeline/tutorial_timeline.pdf" TargetMode="External"/><Relationship Id="rId13" Type="http://schemas.openxmlformats.org/officeDocument/2006/relationships/hyperlink" Target="https://www.youtube.com/watch?v=8TZgf1zaVgU" TargetMode="Externa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www.ks.uiuc.edu/Research/vmd/plugins/contactma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Beta-sandwich"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ks.uiuc.edu/Research/vmd/script_library/scripts/ca-dist-v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midway2-login1.rcc.uchicago.edu/main/" TargetMode="External"/><Relationship Id="rId4" Type="http://schemas.openxmlformats.org/officeDocument/2006/relationships/settings" Target="settings.xml"/><Relationship Id="rId9" Type="http://schemas.openxmlformats.org/officeDocument/2006/relationships/hyperlink" Target="http://www.ks.uiuc.edu/Research/vmd/plugins/timelin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80806A3-2ED8-4D40-AE0D-E7851AB0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10</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Esmael Jafari Haddadian</cp:lastModifiedBy>
  <cp:revision>113</cp:revision>
  <dcterms:created xsi:type="dcterms:W3CDTF">2021-03-01T01:34:00Z</dcterms:created>
  <dcterms:modified xsi:type="dcterms:W3CDTF">2023-02-18T21:27:00Z</dcterms:modified>
</cp:coreProperties>
</file>